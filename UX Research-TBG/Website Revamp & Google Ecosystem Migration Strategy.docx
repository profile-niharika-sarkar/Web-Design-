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Website Revamp &amp; Google Ecosystem Migration Strategy</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hub2ummt8ac1" w:id="0"/>
      <w:bookmarkEnd w:id="0"/>
      <w:r w:rsidDel="00000000" w:rsidR="00000000" w:rsidRPr="00000000">
        <w:rPr>
          <w:b w:val="1"/>
          <w:bCs w:val="1"/>
          <w:color w:val="000000"/>
          <w:sz w:val="22"/>
          <w:szCs w:val="22"/>
          <w:rtl w:val="0"/>
        </w:rPr>
        <w:t xml:space="preserve">The Bradbury Group (AI Consulting &amp; Learning Solutions)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Based on the current website structure and Paige Bradbury's positioning around AI consulting, AI training, AI adoption, and agentic workflows, the goal should not be a simple redesign. It should become an AI-first business platform capable of scaling into courses, memberships, AI assistants, digital products, corporate training, and automated lead generation.</w:t>
      </w:r>
    </w:p>
    <w:p w:rsidR="00000000" w:rsidDel="00000000" w:rsidP="00000000" w:rsidRDefault="00000000" w:rsidRPr="00000000" w14:paraId="000000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color w:val="ff0000"/>
          <w:sz w:val="22"/>
          <w:szCs w:val="22"/>
        </w:rPr>
      </w:pPr>
      <w:bookmarkStart w:colFirst="0" w:colLast="0" w:name="_8ezypod6usl" w:id="1"/>
      <w:bookmarkEnd w:id="1"/>
      <w:r w:rsidDel="00000000" w:rsidR="00000000" w:rsidRPr="00000000">
        <w:rPr>
          <w:b w:val="1"/>
          <w:bCs w:val="1"/>
          <w:color w:val="ff0000"/>
          <w:sz w:val="22"/>
          <w:szCs w:val="22"/>
          <w:rtl w:val="0"/>
        </w:rPr>
        <w:t xml:space="preserve">Phase 1: Strategic Shift</w:t>
      </w:r>
    </w:p>
    <w:p w:rsidR="00000000" w:rsidDel="00000000" w:rsidP="00000000" w:rsidRDefault="00000000" w:rsidRPr="00000000" w14:paraId="00000006">
      <w:pPr>
        <w:pStyle w:val="Heading2"/>
        <w:keepNext w:val="0"/>
        <w:keepLines w:val="0"/>
        <w:spacing w:after="80" w:lineRule="auto"/>
        <w:rPr>
          <w:b w:val="1"/>
          <w:bCs w:val="1"/>
          <w:sz w:val="22"/>
          <w:szCs w:val="22"/>
        </w:rPr>
      </w:pPr>
      <w:bookmarkStart w:colFirst="0" w:colLast="0" w:name="_6234z15q5i2j" w:id="2"/>
      <w:bookmarkEnd w:id="2"/>
      <w:r w:rsidDel="00000000" w:rsidR="00000000" w:rsidRPr="00000000">
        <w:rPr>
          <w:b w:val="1"/>
          <w:bCs w:val="1"/>
          <w:sz w:val="22"/>
          <w:szCs w:val="22"/>
          <w:rtl w:val="0"/>
        </w:rPr>
        <w:t xml:space="preserve">Current State Problems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existing website appears to function primarily as a marketing website:</w:t>
      </w:r>
    </w:p>
    <w:p w:rsidR="00000000" w:rsidDel="00000000" w:rsidP="00000000" w:rsidRDefault="00000000" w:rsidRPr="00000000" w14:paraId="00000008">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Static pages</w:t>
      </w:r>
    </w:p>
    <w:p w:rsidR="00000000" w:rsidDel="00000000" w:rsidP="00000000" w:rsidRDefault="00000000" w:rsidRPr="00000000" w14:paraId="00000009">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Traditional contact forms</w:t>
      </w:r>
    </w:p>
    <w:p w:rsidR="00000000" w:rsidDel="00000000" w:rsidP="00000000" w:rsidRDefault="00000000" w:rsidRPr="00000000" w14:paraId="0000000A">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Content-heavy navigation</w:t>
      </w:r>
    </w:p>
    <w:p w:rsidR="00000000" w:rsidDel="00000000" w:rsidP="00000000" w:rsidRDefault="00000000" w:rsidRPr="00000000" w14:paraId="0000000B">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Limited personalization</w:t>
      </w:r>
    </w:p>
    <w:p w:rsidR="00000000" w:rsidDel="00000000" w:rsidP="00000000" w:rsidRDefault="00000000" w:rsidRPr="00000000" w14:paraId="0000000C">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No AI-driven user journey</w:t>
      </w:r>
    </w:p>
    <w:p w:rsidR="00000000" w:rsidDel="00000000" w:rsidP="00000000" w:rsidRDefault="00000000" w:rsidRPr="00000000" w14:paraId="0000000D">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No automated qualification of leads</w:t>
      </w:r>
    </w:p>
    <w:p w:rsidR="00000000" w:rsidDel="00000000" w:rsidP="00000000" w:rsidRDefault="00000000" w:rsidRPr="00000000" w14:paraId="0000000E">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No digital learning ecosystem</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The website should evolve into:</w:t>
      </w:r>
    </w:p>
    <w:p w:rsidR="00000000" w:rsidDel="00000000" w:rsidP="00000000" w:rsidRDefault="00000000" w:rsidRPr="00000000" w14:paraId="00000010">
      <w:pPr>
        <w:pStyle w:val="Heading3"/>
        <w:keepNext w:val="0"/>
        <w:keepLines w:val="0"/>
        <w:spacing w:before="280" w:lineRule="auto"/>
        <w:rPr>
          <w:b w:val="1"/>
          <w:bCs w:val="1"/>
          <w:color w:val="000000"/>
          <w:sz w:val="22"/>
          <w:szCs w:val="22"/>
        </w:rPr>
      </w:pPr>
      <w:bookmarkStart w:colFirst="0" w:colLast="0" w:name="_7ijje9b6991w" w:id="3"/>
      <w:bookmarkEnd w:id="3"/>
      <w:r w:rsidDel="00000000" w:rsidR="00000000" w:rsidRPr="00000000">
        <w:rPr>
          <w:b w:val="1"/>
          <w:bCs w:val="1"/>
          <w:color w:val="000000"/>
          <w:sz w:val="22"/>
          <w:szCs w:val="22"/>
          <w:rtl w:val="0"/>
        </w:rPr>
        <w:t xml:space="preserve">AI-Powered Learning &amp; Consulting Platform</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Where visitors can:</w:t>
      </w:r>
    </w:p>
    <w:p w:rsidR="00000000" w:rsidDel="00000000" w:rsidP="00000000" w:rsidRDefault="00000000" w:rsidRPr="00000000" w14:paraId="00000012">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Learn AI</w:t>
      </w:r>
    </w:p>
    <w:p w:rsidR="00000000" w:rsidDel="00000000" w:rsidP="00000000" w:rsidRDefault="00000000" w:rsidRPr="00000000" w14:paraId="00000013">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Book consultations</w:t>
      </w:r>
    </w:p>
    <w:p w:rsidR="00000000" w:rsidDel="00000000" w:rsidP="00000000" w:rsidRDefault="00000000" w:rsidRPr="00000000" w14:paraId="00000014">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Access resources</w:t>
      </w:r>
    </w:p>
    <w:p w:rsidR="00000000" w:rsidDel="00000000" w:rsidP="00000000" w:rsidRDefault="00000000" w:rsidRPr="00000000" w14:paraId="00000015">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Chat with AI assistants</w:t>
      </w:r>
    </w:p>
    <w:p w:rsidR="00000000" w:rsidDel="00000000" w:rsidP="00000000" w:rsidRDefault="00000000" w:rsidRPr="00000000" w14:paraId="00000016">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Join cohorts</w:t>
      </w:r>
    </w:p>
    <w:p w:rsidR="00000000" w:rsidDel="00000000" w:rsidP="00000000" w:rsidRDefault="00000000" w:rsidRPr="00000000" w14:paraId="00000017">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Purchase courses</w:t>
      </w:r>
    </w:p>
    <w:p w:rsidR="00000000" w:rsidDel="00000000" w:rsidP="00000000" w:rsidRDefault="00000000" w:rsidRPr="00000000" w14:paraId="00000018">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Schedule workshops</w:t>
      </w:r>
    </w:p>
    <w:p w:rsidR="00000000" w:rsidDel="00000000" w:rsidP="00000000" w:rsidRDefault="00000000" w:rsidRPr="00000000" w14:paraId="00000019">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Access knowledge bases without requiring human intervention for every touchpoint.</w:t>
      </w:r>
    </w:p>
    <w:p w:rsidR="00000000" w:rsidDel="00000000" w:rsidP="00000000" w:rsidRDefault="00000000" w:rsidRPr="00000000" w14:paraId="0000001A">
      <w:pPr>
        <w:spacing w:after="240" w:before="240" w:lineRule="auto"/>
        <w:ind w:left="720" w:firstLine="0"/>
        <w:rPr>
          <w:b w:val="1"/>
          <w:bCs w:val="1"/>
        </w:rPr>
      </w:pPr>
      <w:r w:rsidDel="00000000" w:rsidR="00000000" w:rsidRPr="00000000">
        <w:rPr>
          <w:b w:val="1"/>
          <w:bCs w:val="1"/>
          <w:rtl w:val="0"/>
        </w:rPr>
        <w:t xml:space="preserve">Compatible and scalable for Agentic infrastructure and ability to integrate with CRM (Click up), marketing tools like Hubspot.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For The Bradbury Group, I would specifically design it as an Agentic Business Platform, not just a website.</w:t>
      </w:r>
    </w:p>
    <w:p w:rsidR="00000000" w:rsidDel="00000000" w:rsidP="00000000" w:rsidRDefault="00000000" w:rsidRPr="00000000" w14:paraId="0000001C">
      <w:pPr>
        <w:pStyle w:val="Heading1"/>
        <w:keepNext w:val="0"/>
        <w:keepLines w:val="0"/>
        <w:spacing w:before="480" w:lineRule="auto"/>
        <w:ind w:left="0" w:firstLine="0"/>
        <w:rPr>
          <w:b w:val="1"/>
          <w:bCs w:val="1"/>
          <w:sz w:val="22"/>
          <w:szCs w:val="22"/>
        </w:rPr>
      </w:pPr>
      <w:bookmarkStart w:colFirst="0" w:colLast="0" w:name="_qz2kdgkottyj" w:id="4"/>
      <w:bookmarkEnd w:id="4"/>
      <w:r w:rsidDel="00000000" w:rsidR="00000000" w:rsidRPr="00000000">
        <w:rPr>
          <w:b w:val="1"/>
          <w:bCs w:val="1"/>
          <w:sz w:val="22"/>
          <w:szCs w:val="22"/>
          <w:rtl w:val="0"/>
        </w:rPr>
        <w:t xml:space="preserve">Agentic Infrastructure Compatibility - Architecture</w:t>
      </w:r>
    </w:p>
    <w:p w:rsidR="00000000" w:rsidDel="00000000" w:rsidP="00000000" w:rsidRDefault="00000000" w:rsidRPr="00000000" w14:paraId="0000001D">
      <w:pPr>
        <w:spacing w:after="240" w:before="240" w:lineRule="auto"/>
        <w:rPr>
          <w:b w:val="1"/>
          <w:bCs w:val="1"/>
          <w:color w:val="ff0000"/>
        </w:rPr>
      </w:pPr>
      <w:r w:rsidDel="00000000" w:rsidR="00000000" w:rsidRPr="00000000">
        <w:rPr>
          <w:b w:val="1"/>
          <w:bCs w:val="1"/>
          <w:color w:val="ff0000"/>
          <w:rtl w:val="0"/>
        </w:rPr>
        <w:t xml:space="preserve">Website (Next.js)</w:t>
      </w:r>
    </w:p>
    <w:p w:rsidR="00000000" w:rsidDel="00000000" w:rsidP="00000000" w:rsidRDefault="00000000" w:rsidRPr="00000000" w14:paraId="0000001E">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w:t>
      </w:r>
    </w:p>
    <w:p w:rsidR="00000000" w:rsidDel="00000000" w:rsidP="00000000" w:rsidRDefault="00000000" w:rsidRPr="00000000" w14:paraId="0000001F">
      <w:pPr>
        <w:spacing w:after="240" w:before="240" w:lineRule="auto"/>
        <w:rPr>
          <w:b w:val="1"/>
          <w:bCs w:val="1"/>
          <w:color w:val="ff0000"/>
        </w:rPr>
      </w:pPr>
      <w:r w:rsidDel="00000000" w:rsidR="00000000" w:rsidRPr="00000000">
        <w:rPr>
          <w:b w:val="1"/>
          <w:bCs w:val="1"/>
          <w:color w:val="ff0000"/>
          <w:rtl w:val="0"/>
        </w:rPr>
        <w:t xml:space="preserve">Firebase / Firestore</w:t>
      </w:r>
    </w:p>
    <w:p w:rsidR="00000000" w:rsidDel="00000000" w:rsidP="00000000" w:rsidRDefault="00000000" w:rsidRPr="00000000" w14:paraId="00000020">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w:t>
      </w:r>
    </w:p>
    <w:p w:rsidR="00000000" w:rsidDel="00000000" w:rsidP="00000000" w:rsidRDefault="00000000" w:rsidRPr="00000000" w14:paraId="00000021">
      <w:pPr>
        <w:spacing w:after="240" w:before="240" w:lineRule="auto"/>
        <w:rPr>
          <w:b w:val="1"/>
          <w:bCs w:val="1"/>
          <w:color w:val="ff0000"/>
        </w:rPr>
      </w:pPr>
      <w:r w:rsidDel="00000000" w:rsidR="00000000" w:rsidRPr="00000000">
        <w:rPr>
          <w:b w:val="1"/>
          <w:bCs w:val="1"/>
          <w:color w:val="ff0000"/>
          <w:rtl w:val="0"/>
        </w:rPr>
        <w:t xml:space="preserve">Gemini / Vertex AI</w:t>
      </w:r>
    </w:p>
    <w:p w:rsidR="00000000" w:rsidDel="00000000" w:rsidP="00000000" w:rsidRDefault="00000000" w:rsidRPr="00000000" w14:paraId="00000022">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w:t>
      </w:r>
    </w:p>
    <w:p w:rsidR="00000000" w:rsidDel="00000000" w:rsidP="00000000" w:rsidRDefault="00000000" w:rsidRPr="00000000" w14:paraId="00000023">
      <w:pPr>
        <w:spacing w:after="240" w:before="240" w:lineRule="auto"/>
        <w:rPr>
          <w:b w:val="1"/>
          <w:bCs w:val="1"/>
          <w:color w:val="ff0000"/>
        </w:rPr>
      </w:pPr>
      <w:r w:rsidDel="00000000" w:rsidR="00000000" w:rsidRPr="00000000">
        <w:rPr>
          <w:b w:val="1"/>
          <w:bCs w:val="1"/>
          <w:color w:val="ff0000"/>
          <w:rtl w:val="0"/>
        </w:rPr>
        <w:t xml:space="preserve">Agent Layer</w:t>
      </w:r>
    </w:p>
    <w:p w:rsidR="00000000" w:rsidDel="00000000" w:rsidP="00000000" w:rsidRDefault="00000000" w:rsidRPr="00000000" w14:paraId="00000024">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w:t>
      </w:r>
    </w:p>
    <w:p w:rsidR="00000000" w:rsidDel="00000000" w:rsidP="00000000" w:rsidRDefault="00000000" w:rsidRPr="00000000" w14:paraId="00000025">
      <w:pPr>
        <w:spacing w:after="240" w:before="240" w:lineRule="auto"/>
        <w:rPr>
          <w:b w:val="1"/>
          <w:bCs w:val="1"/>
          <w:color w:val="ff0000"/>
        </w:rPr>
      </w:pPr>
      <w:r w:rsidDel="00000000" w:rsidR="00000000" w:rsidRPr="00000000">
        <w:rPr>
          <w:b w:val="1"/>
          <w:bCs w:val="1"/>
          <w:color w:val="ff0000"/>
          <w:rtl w:val="0"/>
        </w:rPr>
        <w:t xml:space="preserve">HubSpot / ClickUp / Email / Calendar</w:t>
      </w:r>
    </w:p>
    <w:p w:rsidR="00000000" w:rsidDel="00000000" w:rsidP="00000000" w:rsidRDefault="00000000" w:rsidRPr="00000000" w14:paraId="00000026">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w:t>
      </w:r>
    </w:p>
    <w:p w:rsidR="00000000" w:rsidDel="00000000" w:rsidP="00000000" w:rsidRDefault="00000000" w:rsidRPr="00000000" w14:paraId="00000027">
      <w:pPr>
        <w:spacing w:after="240" w:before="240" w:lineRule="auto"/>
        <w:rPr>
          <w:b w:val="1"/>
          <w:bCs w:val="1"/>
          <w:color w:val="ff0000"/>
        </w:rPr>
      </w:pPr>
      <w:r w:rsidDel="00000000" w:rsidR="00000000" w:rsidRPr="00000000">
        <w:rPr>
          <w:b w:val="1"/>
          <w:bCs w:val="1"/>
          <w:color w:val="ff0000"/>
          <w:rtl w:val="0"/>
        </w:rPr>
        <w:t xml:space="preserve">Human Team </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Every action on the website becomes an event that an AI agent can process.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Visitor completes: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AI Readiness Assessment</w:t>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Gemini evaluates score</w:t>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Creates HubSpot lead</w:t>
      </w:r>
    </w:p>
    <w:p w:rsidR="00000000" w:rsidDel="00000000" w:rsidP="00000000" w:rsidRDefault="00000000" w:rsidRPr="00000000" w14:paraId="000000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Assigns ClickUp task</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Schedules follow-up sequence</w:t>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Generates proposal draft</w:t>
      </w:r>
    </w:p>
    <w:p w:rsidR="00000000" w:rsidDel="00000000" w:rsidP="00000000" w:rsidRDefault="00000000" w:rsidRPr="00000000" w14:paraId="000000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Notifies Paige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without manual intervention.</w:t>
      </w:r>
    </w:p>
    <w:p w:rsidR="00000000" w:rsidDel="00000000" w:rsidP="00000000" w:rsidRDefault="00000000" w:rsidRPr="00000000" w14:paraId="00000039">
      <w:pPr>
        <w:spacing w:after="240" w:befor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ind w:left="0" w:firstLine="0"/>
        <w:rPr>
          <w:b w:val="1"/>
          <w:bCs w:val="1"/>
          <w:sz w:val="28"/>
          <w:szCs w:val="28"/>
        </w:rPr>
      </w:pPr>
      <w:bookmarkStart w:colFirst="0" w:colLast="0" w:name="_arvtm7rb7eia" w:id="5"/>
      <w:bookmarkEnd w:id="5"/>
      <w:r w:rsidDel="00000000" w:rsidR="00000000" w:rsidRPr="00000000">
        <w:rPr>
          <w:b w:val="1"/>
          <w:bCs w:val="1"/>
          <w:sz w:val="28"/>
          <w:szCs w:val="28"/>
          <w:rtl w:val="0"/>
        </w:rPr>
        <w:t xml:space="preserve">ClickUp Integration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I would strongly recommend integrating ClickUp as the operational backend.</w:t>
      </w:r>
    </w:p>
    <w:p w:rsidR="00000000" w:rsidDel="00000000" w:rsidP="00000000" w:rsidRDefault="00000000" w:rsidRPr="00000000" w14:paraId="0000003C">
      <w:pPr>
        <w:pStyle w:val="Heading2"/>
        <w:keepNext w:val="0"/>
        <w:keepLines w:val="0"/>
        <w:spacing w:after="80" w:lineRule="auto"/>
        <w:ind w:left="0" w:firstLine="0"/>
        <w:rPr>
          <w:b w:val="1"/>
          <w:bCs w:val="1"/>
          <w:color w:val="ff0000"/>
          <w:sz w:val="28"/>
          <w:szCs w:val="28"/>
        </w:rPr>
      </w:pPr>
      <w:bookmarkStart w:colFirst="0" w:colLast="0" w:name="_ulcx3ee5p74z" w:id="6"/>
      <w:bookmarkEnd w:id="6"/>
      <w:r w:rsidDel="00000000" w:rsidR="00000000" w:rsidRPr="00000000">
        <w:rPr>
          <w:b w:val="1"/>
          <w:bCs w:val="1"/>
          <w:color w:val="ff0000"/>
          <w:sz w:val="28"/>
          <w:szCs w:val="28"/>
          <w:rtl w:val="0"/>
        </w:rPr>
        <w:t xml:space="preserve">What Can Be Automated</w:t>
      </w:r>
    </w:p>
    <w:p w:rsidR="00000000" w:rsidDel="00000000" w:rsidP="00000000" w:rsidRDefault="00000000" w:rsidRPr="00000000" w14:paraId="0000003D">
      <w:pPr>
        <w:pStyle w:val="Heading3"/>
        <w:keepNext w:val="0"/>
        <w:keepLines w:val="0"/>
        <w:spacing w:before="280" w:lineRule="auto"/>
        <w:ind w:left="0" w:firstLine="0"/>
        <w:rPr>
          <w:b w:val="1"/>
          <w:bCs w:val="1"/>
          <w:color w:val="ff0000"/>
        </w:rPr>
      </w:pPr>
      <w:bookmarkStart w:colFirst="0" w:colLast="0" w:name="_f069p35kqzre" w:id="7"/>
      <w:bookmarkEnd w:id="7"/>
      <w:r w:rsidDel="00000000" w:rsidR="00000000" w:rsidRPr="00000000">
        <w:rPr>
          <w:b w:val="1"/>
          <w:bCs w:val="1"/>
          <w:color w:val="ff0000"/>
          <w:rtl w:val="0"/>
        </w:rPr>
        <w:t xml:space="preserve">New Lead</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Website Form</w:t>
      </w:r>
    </w:p>
    <w:p w:rsidR="00000000" w:rsidDel="00000000" w:rsidP="00000000" w:rsidRDefault="00000000" w:rsidRPr="00000000" w14:paraId="000000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HubSpot Contact</w:t>
      </w:r>
    </w:p>
    <w:p w:rsidR="00000000" w:rsidDel="00000000" w:rsidP="00000000" w:rsidRDefault="00000000" w:rsidRPr="00000000" w14:paraId="000000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ClickUp Task Created</w:t>
      </w:r>
    </w:p>
    <w:p w:rsidR="00000000" w:rsidDel="00000000" w:rsidP="00000000" w:rsidRDefault="00000000" w:rsidRPr="00000000" w14:paraId="000000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Assigned to Team</w:t>
      </w:r>
    </w:p>
    <w:p w:rsidR="00000000" w:rsidDel="00000000" w:rsidP="00000000" w:rsidRDefault="00000000" w:rsidRPr="00000000" w14:paraId="000000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Due Date Generated</w:t>
      </w:r>
    </w:p>
    <w:p w:rsidR="00000000" w:rsidDel="00000000" w:rsidP="00000000" w:rsidRDefault="00000000" w:rsidRPr="00000000" w14:paraId="000000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Follow-up Triggered</w:t>
      </w:r>
    </w:p>
    <w:p w:rsidR="00000000" w:rsidDel="00000000" w:rsidP="00000000" w:rsidRDefault="00000000" w:rsidRPr="00000000" w14:paraId="00000049">
      <w:pPr>
        <w:spacing w:after="240" w:before="240" w:lineRule="auto"/>
        <w:ind w:left="0" w:firstLine="0"/>
        <w:rPr>
          <w:b w:val="1"/>
          <w:bCs w:val="1"/>
          <w:color w:val="ff0000"/>
          <w:sz w:val="26"/>
          <w:szCs w:val="26"/>
        </w:rPr>
      </w:pPr>
      <w:r w:rsidDel="00000000" w:rsidR="00000000" w:rsidRPr="00000000">
        <w:rPr>
          <w:b w:val="1"/>
          <w:bCs w:val="1"/>
          <w:color w:val="ff0000"/>
          <w:sz w:val="26"/>
          <w:szCs w:val="26"/>
          <w:rtl w:val="0"/>
        </w:rPr>
        <w:t xml:space="preserve">Corporate Training Inquiry</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Visitor submits:</w:t>
      </w:r>
    </w:p>
    <w:p w:rsidR="00000000" w:rsidDel="00000000" w:rsidP="00000000" w:rsidRDefault="00000000" w:rsidRPr="00000000" w14:paraId="0000004B">
      <w:pPr>
        <w:numPr>
          <w:ilvl w:val="0"/>
          <w:numId w:val="2"/>
        </w:numPr>
        <w:spacing w:after="0" w:afterAutospacing="0" w:before="240" w:lineRule="auto"/>
        <w:ind w:left="720" w:hanging="360"/>
        <w:rPr>
          <w:b w:val="1"/>
          <w:bCs w:val="1"/>
        </w:rPr>
      </w:pPr>
      <w:r w:rsidDel="00000000" w:rsidR="00000000" w:rsidRPr="00000000">
        <w:rPr>
          <w:b w:val="1"/>
          <w:bCs w:val="1"/>
          <w:rtl w:val="0"/>
        </w:rPr>
        <w:t xml:space="preserve">Company</w:t>
      </w:r>
    </w:p>
    <w:p w:rsidR="00000000" w:rsidDel="00000000" w:rsidP="00000000" w:rsidRDefault="00000000" w:rsidRPr="00000000" w14:paraId="0000004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Team Size</w:t>
      </w:r>
    </w:p>
    <w:p w:rsidR="00000000" w:rsidDel="00000000" w:rsidP="00000000" w:rsidRDefault="00000000" w:rsidRPr="00000000" w14:paraId="0000004D">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Industry</w:t>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AI evaluates opportunity</w:t>
      </w:r>
    </w:p>
    <w:p w:rsidR="00000000" w:rsidDel="00000000" w:rsidP="00000000" w:rsidRDefault="00000000" w:rsidRPr="00000000" w14:paraId="000000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Creates ClickUp project</w:t>
      </w:r>
    </w:p>
    <w:p w:rsidR="00000000" w:rsidDel="00000000" w:rsidP="00000000" w:rsidRDefault="00000000" w:rsidRPr="00000000" w14:paraId="000000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Creates checklist</w:t>
      </w:r>
    </w:p>
    <w:p w:rsidR="00000000" w:rsidDel="00000000" w:rsidP="00000000" w:rsidRDefault="00000000" w:rsidRPr="00000000" w14:paraId="000000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Generates proposal draft</w:t>
      </w:r>
    </w:p>
    <w:p w:rsidR="00000000" w:rsidDel="00000000" w:rsidP="00000000" w:rsidRDefault="00000000" w:rsidRPr="00000000" w14:paraId="000000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Assigns owner</w:t>
      </w:r>
    </w:p>
    <w:p w:rsidR="00000000" w:rsidDel="00000000" w:rsidP="00000000" w:rsidRDefault="00000000" w:rsidRPr="00000000" w14:paraId="00000058">
      <w:pPr>
        <w:spacing w:after="240" w:before="240"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ind w:left="0" w:firstLine="0"/>
        <w:rPr>
          <w:b w:val="1"/>
          <w:bCs w:val="1"/>
          <w:color w:val="ff0000"/>
          <w:sz w:val="26"/>
          <w:szCs w:val="26"/>
        </w:rPr>
      </w:pPr>
      <w:bookmarkStart w:colFirst="0" w:colLast="0" w:name="_arqctrc516bn" w:id="8"/>
      <w:bookmarkEnd w:id="8"/>
      <w:r w:rsidDel="00000000" w:rsidR="00000000" w:rsidRPr="00000000">
        <w:rPr>
          <w:b w:val="1"/>
          <w:bCs w:val="1"/>
          <w:color w:val="ff0000"/>
          <w:sz w:val="26"/>
          <w:szCs w:val="26"/>
          <w:rtl w:val="0"/>
        </w:rPr>
        <w:t xml:space="preserve">Workshop Booking</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User books workshop</w:t>
      </w:r>
    </w:p>
    <w:p w:rsidR="00000000" w:rsidDel="00000000" w:rsidP="00000000" w:rsidRDefault="00000000" w:rsidRPr="00000000" w14:paraId="000000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Task created</w:t>
      </w:r>
    </w:p>
    <w:p w:rsidR="00000000" w:rsidDel="00000000" w:rsidP="00000000" w:rsidRDefault="00000000" w:rsidRPr="00000000" w14:paraId="000000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Calendar invite</w:t>
      </w:r>
    </w:p>
    <w:p w:rsidR="00000000" w:rsidDel="00000000" w:rsidP="00000000" w:rsidRDefault="00000000" w:rsidRPr="00000000" w14:paraId="00000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Resource pack generated</w:t>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Follow-up workflow initiated</w:t>
      </w:r>
    </w:p>
    <w:p w:rsidR="00000000" w:rsidDel="00000000" w:rsidP="00000000" w:rsidRDefault="00000000" w:rsidRPr="00000000" w14:paraId="00000063">
      <w:pPr>
        <w:spacing w:after="240" w:befor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ind w:left="0" w:firstLine="0"/>
        <w:rPr>
          <w:b w:val="1"/>
          <w:bCs w:val="1"/>
          <w:color w:val="ff0000"/>
          <w:sz w:val="28"/>
          <w:szCs w:val="28"/>
        </w:rPr>
      </w:pPr>
      <w:bookmarkStart w:colFirst="0" w:colLast="0" w:name="_h9kw4smy11xn" w:id="9"/>
      <w:bookmarkEnd w:id="9"/>
      <w:r w:rsidDel="00000000" w:rsidR="00000000" w:rsidRPr="00000000">
        <w:rPr>
          <w:b w:val="1"/>
          <w:bCs w:val="1"/>
          <w:color w:val="ff0000"/>
          <w:sz w:val="28"/>
          <w:szCs w:val="28"/>
          <w:rtl w:val="0"/>
        </w:rPr>
        <w:t xml:space="preserve">HubSpot Compatibility</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Excellent compatibility.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Actually HubSpot should become:</w:t>
      </w:r>
    </w:p>
    <w:p w:rsidR="00000000" w:rsidDel="00000000" w:rsidP="00000000" w:rsidRDefault="00000000" w:rsidRPr="00000000" w14:paraId="00000067">
      <w:pPr>
        <w:pStyle w:val="Heading3"/>
        <w:keepNext w:val="0"/>
        <w:keepLines w:val="0"/>
        <w:spacing w:before="280" w:lineRule="auto"/>
        <w:ind w:left="0" w:firstLine="0"/>
        <w:rPr>
          <w:b w:val="1"/>
          <w:bCs w:val="1"/>
          <w:color w:val="ff0000"/>
          <w:sz w:val="26"/>
          <w:szCs w:val="26"/>
        </w:rPr>
      </w:pPr>
      <w:bookmarkStart w:colFirst="0" w:colLast="0" w:name="_lwthrfo22n5" w:id="10"/>
      <w:bookmarkEnd w:id="10"/>
      <w:r w:rsidDel="00000000" w:rsidR="00000000" w:rsidRPr="00000000">
        <w:rPr>
          <w:b w:val="1"/>
          <w:bCs w:val="1"/>
          <w:color w:val="ff0000"/>
          <w:sz w:val="26"/>
          <w:szCs w:val="26"/>
          <w:rtl w:val="0"/>
        </w:rPr>
        <w:t xml:space="preserve">Marketing Brain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while ClickUp becomes:</w:t>
      </w:r>
    </w:p>
    <w:p w:rsidR="00000000" w:rsidDel="00000000" w:rsidP="00000000" w:rsidRDefault="00000000" w:rsidRPr="00000000" w14:paraId="00000069">
      <w:pPr>
        <w:pStyle w:val="Heading3"/>
        <w:keepNext w:val="0"/>
        <w:keepLines w:val="0"/>
        <w:spacing w:before="280" w:lineRule="auto"/>
        <w:ind w:left="0" w:firstLine="0"/>
        <w:rPr>
          <w:b w:val="1"/>
          <w:bCs w:val="1"/>
          <w:color w:val="000000"/>
          <w:sz w:val="26"/>
          <w:szCs w:val="26"/>
        </w:rPr>
      </w:pPr>
      <w:bookmarkStart w:colFirst="0" w:colLast="0" w:name="_ntk04lz4dzgc" w:id="11"/>
      <w:bookmarkEnd w:id="11"/>
      <w:r w:rsidDel="00000000" w:rsidR="00000000" w:rsidRPr="00000000">
        <w:rPr>
          <w:b w:val="1"/>
          <w:bCs w:val="1"/>
          <w:color w:val="000000"/>
          <w:sz w:val="26"/>
          <w:szCs w:val="26"/>
          <w:rtl w:val="0"/>
        </w:rPr>
        <w:t xml:space="preserve">Delivery Brain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color w:val="ff0000"/>
          <w:sz w:val="22"/>
          <w:szCs w:val="22"/>
        </w:rPr>
      </w:pPr>
      <w:r w:rsidDel="00000000" w:rsidR="00000000" w:rsidRPr="00000000">
        <w:rPr>
          <w:b w:val="1"/>
          <w:bCs w:val="1"/>
          <w:color w:val="ff0000"/>
          <w:sz w:val="22"/>
          <w:szCs w:val="22"/>
          <w:rtl w:val="0"/>
        </w:rPr>
        <w:t xml:space="preserve">Recommended Google-Centric Architecture</w:t>
      </w:r>
    </w:p>
    <w:p w:rsidR="00000000" w:rsidDel="00000000" w:rsidP="00000000" w:rsidRDefault="00000000" w:rsidRPr="00000000" w14:paraId="0000006C">
      <w:pPr>
        <w:pStyle w:val="Heading2"/>
        <w:keepNext w:val="0"/>
        <w:keepLines w:val="0"/>
        <w:spacing w:after="80" w:lineRule="auto"/>
        <w:rPr>
          <w:b w:val="1"/>
          <w:bCs w:val="1"/>
          <w:color w:val="ff0000"/>
          <w:sz w:val="22"/>
          <w:szCs w:val="22"/>
        </w:rPr>
      </w:pPr>
      <w:bookmarkStart w:colFirst="0" w:colLast="0" w:name="_jl0oju1xjyou" w:id="12"/>
      <w:bookmarkEnd w:id="12"/>
      <w:r w:rsidDel="00000000" w:rsidR="00000000" w:rsidRPr="00000000">
        <w:rPr>
          <w:b w:val="1"/>
          <w:bCs w:val="1"/>
          <w:color w:val="ff0000"/>
          <w:sz w:val="22"/>
          <w:szCs w:val="22"/>
          <w:rtl w:val="0"/>
        </w:rPr>
        <w:t xml:space="preserve">Frontend</w:t>
      </w:r>
    </w:p>
    <w:p w:rsidR="00000000" w:rsidDel="00000000" w:rsidP="00000000" w:rsidRDefault="00000000" w:rsidRPr="00000000" w14:paraId="0000006D">
      <w:pPr>
        <w:pStyle w:val="Heading3"/>
        <w:keepNext w:val="0"/>
        <w:keepLines w:val="0"/>
        <w:spacing w:before="280" w:lineRule="auto"/>
        <w:rPr>
          <w:b w:val="1"/>
          <w:bCs w:val="1"/>
          <w:color w:val="000000"/>
          <w:sz w:val="22"/>
          <w:szCs w:val="22"/>
        </w:rPr>
      </w:pPr>
      <w:bookmarkStart w:colFirst="0" w:colLast="0" w:name="_nc8ff8umk8rs" w:id="13"/>
      <w:bookmarkEnd w:id="13"/>
      <w:r w:rsidDel="00000000" w:rsidR="00000000" w:rsidRPr="00000000">
        <w:rPr>
          <w:b w:val="1"/>
          <w:bCs w:val="1"/>
          <w:color w:val="000000"/>
          <w:sz w:val="22"/>
          <w:szCs w:val="22"/>
          <w:rtl w:val="0"/>
        </w:rPr>
        <w:t xml:space="preserve">Option A (Recommended)</w:t>
      </w:r>
    </w:p>
    <w:p w:rsidR="00000000" w:rsidDel="00000000" w:rsidP="00000000" w:rsidRDefault="00000000" w:rsidRPr="00000000" w14:paraId="0000006E">
      <w:pPr>
        <w:pStyle w:val="Heading4"/>
        <w:keepNext w:val="0"/>
        <w:keepLines w:val="0"/>
        <w:spacing w:after="40" w:before="240" w:lineRule="auto"/>
        <w:rPr>
          <w:b w:val="1"/>
          <w:bCs w:val="1"/>
          <w:color w:val="ff0000"/>
          <w:sz w:val="22"/>
          <w:szCs w:val="22"/>
        </w:rPr>
      </w:pPr>
      <w:bookmarkStart w:colFirst="0" w:colLast="0" w:name="_jtfhhpbbjcl0" w:id="14"/>
      <w:bookmarkEnd w:id="14"/>
      <w:r w:rsidDel="00000000" w:rsidR="00000000" w:rsidRPr="00000000">
        <w:rPr>
          <w:b w:val="1"/>
          <w:bCs w:val="1"/>
          <w:color w:val="ff0000"/>
          <w:sz w:val="22"/>
          <w:szCs w:val="22"/>
          <w:rtl w:val="0"/>
        </w:rPr>
        <w:t xml:space="preserve">Next.js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70">
      <w:pPr>
        <w:numPr>
          <w:ilvl w:val="0"/>
          <w:numId w:val="9"/>
        </w:numPr>
        <w:spacing w:after="0" w:afterAutospacing="0" w:before="240" w:lineRule="auto"/>
        <w:ind w:left="720" w:hanging="360"/>
        <w:rPr>
          <w:b w:val="1"/>
          <w:bCs w:val="1"/>
        </w:rPr>
      </w:pPr>
      <w:r w:rsidDel="00000000" w:rsidR="00000000" w:rsidRPr="00000000">
        <w:rPr>
          <w:b w:val="1"/>
          <w:bCs w:val="1"/>
          <w:rtl w:val="0"/>
        </w:rPr>
        <w:t xml:space="preserve">SEO friendly ( Consider AEO and GEO too)</w:t>
      </w:r>
    </w:p>
    <w:p w:rsidR="00000000" w:rsidDel="00000000" w:rsidP="00000000" w:rsidRDefault="00000000" w:rsidRPr="00000000" w14:paraId="00000071">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Fast loading</w:t>
      </w:r>
    </w:p>
    <w:p w:rsidR="00000000" w:rsidDel="00000000" w:rsidP="00000000" w:rsidRDefault="00000000" w:rsidRPr="00000000" w14:paraId="00000072">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Google optimized</w:t>
      </w:r>
    </w:p>
    <w:p w:rsidR="00000000" w:rsidDel="00000000" w:rsidP="00000000" w:rsidRDefault="00000000" w:rsidRPr="00000000" w14:paraId="00000073">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Future-proof</w:t>
      </w:r>
    </w:p>
    <w:p w:rsidR="00000000" w:rsidDel="00000000" w:rsidP="00000000" w:rsidRDefault="00000000" w:rsidRPr="00000000" w14:paraId="00000074">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AI Studio integrations easier</w:t>
      </w:r>
    </w:p>
    <w:p w:rsidR="00000000" w:rsidDel="00000000" w:rsidP="00000000" w:rsidRDefault="00000000" w:rsidRPr="00000000" w14:paraId="0000007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6">
      <w:pPr>
        <w:spacing w:after="240" w:before="240" w:lineRule="auto"/>
        <w:rPr>
          <w:b w:val="1"/>
          <w:bCs w:val="1"/>
          <w:color w:val="ff0000"/>
        </w:rPr>
      </w:pPr>
      <w:r w:rsidDel="00000000" w:rsidR="00000000" w:rsidRPr="00000000">
        <w:rPr>
          <w:b w:val="1"/>
          <w:bCs w:val="1"/>
          <w:color w:val="ff0000"/>
          <w:rtl w:val="0"/>
        </w:rPr>
        <w:t xml:space="preserve">GEO Website Architecture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Instead of:</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Service Page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AI Training Services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(500 words of marketing copy)</w:t>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Create: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AI Literacy Training for Organizations</w:t>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What is AI Literacy?</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Why Organizations Need AI Literacy</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Common Challenges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Implementation Framework</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Cost Estimates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FAQs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Case Studies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Statistics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Citations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AI systems prefer structured knowledge.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Entity Building Strategy</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Google and AI engines now rank entities more than keywords.</w:t>
      </w:r>
    </w:p>
    <w:p w:rsidR="00000000" w:rsidDel="00000000" w:rsidP="00000000" w:rsidRDefault="00000000" w:rsidRPr="00000000" w14:paraId="0000008C">
      <w:pPr>
        <w:spacing w:after="240" w:before="240" w:lineRule="auto"/>
        <w:rPr>
          <w:b w:val="1"/>
          <w:bCs w:val="1"/>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The entity should become: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Paige Bradbury</w:t>
      </w:r>
    </w:p>
    <w:p w:rsidR="00000000" w:rsidDel="00000000" w:rsidP="00000000" w:rsidRDefault="00000000" w:rsidRPr="00000000" w14:paraId="0000008F">
      <w:pPr>
        <w:spacing w:after="240" w:before="240" w:lineRule="auto"/>
        <w:rPr>
          <w:b w:val="1"/>
          <w:bCs w:val="1"/>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Associated with:</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AI Adoption</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AI Literacy</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Corporate AI Training</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Learning &amp; Development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AI Transformation</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Every page should reinforce these associations.</w:t>
      </w:r>
    </w:p>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spacing w:after="240" w:before="240" w:lineRule="auto"/>
        <w:rPr>
          <w:b w:val="1"/>
          <w:bCs w:val="1"/>
          <w:color w:val="ff0000"/>
        </w:rPr>
      </w:pPr>
      <w:r w:rsidDel="00000000" w:rsidR="00000000" w:rsidRPr="00000000">
        <w:rPr>
          <w:b w:val="1"/>
          <w:bCs w:val="1"/>
          <w:color w:val="ff0000"/>
          <w:rtl w:val="0"/>
        </w:rPr>
        <w:t xml:space="preserve">Website Structure for GEO</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Pillar Pages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AI Literacy</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3000–5000 words</w:t>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AI Adoption Framework</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3000–5000 words</w:t>
      </w:r>
    </w:p>
    <w:p w:rsidR="00000000" w:rsidDel="00000000" w:rsidP="00000000" w:rsidRDefault="00000000" w:rsidRPr="00000000" w14:paraId="0000009F">
      <w:pPr>
        <w:spacing w:after="240" w:before="240" w:lineRule="auto"/>
        <w:rPr>
          <w:b w:val="1"/>
          <w:bCs w:val="1"/>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AI Governance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3000–5000 words</w:t>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AI for Learning &amp; Development</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3000–5000 words</w:t>
      </w:r>
    </w:p>
    <w:p w:rsidR="00000000" w:rsidDel="00000000" w:rsidP="00000000" w:rsidRDefault="00000000" w:rsidRPr="00000000" w14:paraId="000000A5">
      <w:pPr>
        <w:spacing w:after="240" w:before="240" w:lineRule="auto"/>
        <w:rPr>
          <w:b w:val="1"/>
          <w:bCs w:val="1"/>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AI Workforce Transformation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3000–5000 words</w:t>
      </w:r>
    </w:p>
    <w:p w:rsidR="00000000" w:rsidDel="00000000" w:rsidP="00000000" w:rsidRDefault="00000000" w:rsidRPr="00000000" w14:paraId="000000A8">
      <w:pPr>
        <w:spacing w:after="240" w:before="240" w:lineRule="auto"/>
        <w:rPr>
          <w:b w:val="1"/>
          <w:bCs w:val="1"/>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These become AI-citable resources.</w:t>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b w:val="1"/>
          <w:bCs w:val="1"/>
          <w:color w:val="ff0000"/>
        </w:rPr>
      </w:pPr>
      <w:r w:rsidDel="00000000" w:rsidR="00000000" w:rsidRPr="00000000">
        <w:rPr>
          <w:b w:val="1"/>
          <w:bCs w:val="1"/>
          <w:color w:val="ff0000"/>
          <w:rtl w:val="0"/>
        </w:rPr>
        <w:t xml:space="preserve">AEO Structure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Every page should include:</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Direct Answers</w:t>
      </w:r>
    </w:p>
    <w:p w:rsidR="00000000" w:rsidDel="00000000" w:rsidP="00000000" w:rsidRDefault="00000000" w:rsidRPr="00000000" w14:paraId="000000AE">
      <w:pPr>
        <w:spacing w:after="240" w:before="240" w:lineRule="auto"/>
        <w:rPr>
          <w:b w:val="1"/>
          <w:bCs w:val="1"/>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Bad:</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"We help organizations unlock AI potential."</w:t>
      </w:r>
    </w:p>
    <w:p w:rsidR="00000000" w:rsidDel="00000000" w:rsidP="00000000" w:rsidRDefault="00000000" w:rsidRPr="00000000" w14:paraId="000000B1">
      <w:pPr>
        <w:spacing w:after="240" w:before="240" w:lineRule="auto"/>
        <w:rPr>
          <w:b w:val="1"/>
          <w:bCs w:val="1"/>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Good:</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"AI Literacy Training is a structured learning program that helps employees understand, evaluate, and safely use artificial intelligence in their daily work."</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This is answer-engine friendly.</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FAQ Blocks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Every page should have 10–20 FAQs.</w:t>
      </w:r>
    </w:p>
    <w:p w:rsidR="00000000" w:rsidDel="00000000" w:rsidP="00000000" w:rsidRDefault="00000000" w:rsidRPr="00000000" w14:paraId="000000B7">
      <w:pPr>
        <w:spacing w:after="240" w:before="240" w:lineRule="auto"/>
        <w:rPr>
          <w:b w:val="1"/>
          <w:bCs w:val="1"/>
        </w:rPr>
      </w:pP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What is AI Literacy?</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How long does AI training take?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What industries benefit from AI adoption?</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How much does AI consulting cost?</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Google AI Overview loves FAQ structures.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Schema Markup</w:t>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Implement:</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Organization Schema</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Person Schema</w:t>
      </w:r>
    </w:p>
    <w:p w:rsidR="00000000" w:rsidDel="00000000" w:rsidP="00000000" w:rsidRDefault="00000000" w:rsidRPr="00000000" w14:paraId="000000C4">
      <w:pPr>
        <w:spacing w:after="240" w:before="240" w:lineRule="auto"/>
        <w:rPr>
          <w:b w:val="1"/>
          <w:bCs w:val="1"/>
          <w:color w:val="ff0000"/>
        </w:rPr>
      </w:pPr>
      <w:r w:rsidDel="00000000" w:rsidR="00000000" w:rsidRPr="00000000">
        <w:rPr>
          <w:b w:val="1"/>
          <w:bCs w:val="1"/>
          <w:color w:val="ff0000"/>
          <w:rtl w:val="0"/>
        </w:rPr>
        <w:t xml:space="preserve">For Paige Bradbury</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FAQ Schema</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Article Schema</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Course Schema</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Event Schema</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Review Schema</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Video Schema</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This dramatically increases AI discoverability.</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GEO Content Hub</w:t>
      </w:r>
    </w:p>
    <w:p w:rsidR="00000000" w:rsidDel="00000000" w:rsidP="00000000" w:rsidRDefault="00000000" w:rsidRPr="00000000" w14:paraId="000000CD">
      <w:pPr>
        <w:spacing w:after="240" w:before="240" w:lineRule="auto"/>
        <w:rPr>
          <w:b w:val="1"/>
          <w:bCs w:val="1"/>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Create:</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Resource Center</w:t>
      </w:r>
    </w:p>
    <w:p w:rsidR="00000000" w:rsidDel="00000000" w:rsidP="00000000" w:rsidRDefault="00000000" w:rsidRPr="00000000" w14:paraId="000000D0">
      <w:pPr>
        <w:spacing w:after="240" w:before="240" w:lineRule="auto"/>
        <w:rPr>
          <w:b w:val="1"/>
          <w:bCs w:val="1"/>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Categories: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AI Adoption</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AI Leadership</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Prompt Engineering</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AI Governance</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AI Literacy</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Learning &amp; Development</w:t>
      </w:r>
    </w:p>
    <w:p w:rsidR="00000000" w:rsidDel="00000000" w:rsidP="00000000" w:rsidRDefault="00000000" w:rsidRPr="00000000" w14:paraId="000000D8">
      <w:pPr>
        <w:spacing w:after="240" w:before="240" w:lineRule="auto"/>
        <w:rPr>
          <w:b w:val="1"/>
          <w:bCs w:val="1"/>
        </w:rPr>
      </w:pPr>
      <w:r w:rsidDel="00000000" w:rsidR="00000000" w:rsidRPr="00000000">
        <w:rPr>
          <w:rtl w:val="0"/>
        </w:rPr>
      </w:r>
    </w:p>
    <w:p w:rsidR="00000000" w:rsidDel="00000000" w:rsidP="00000000" w:rsidRDefault="00000000" w:rsidRPr="00000000" w14:paraId="000000D9">
      <w:pPr>
        <w:spacing w:after="240" w:before="240" w:lineRule="auto"/>
        <w:rPr>
          <w:b w:val="1"/>
          <w:bCs w:val="1"/>
          <w:color w:val="ff0000"/>
        </w:rPr>
      </w:pPr>
      <w:r w:rsidDel="00000000" w:rsidR="00000000" w:rsidRPr="00000000">
        <w:rPr>
          <w:b w:val="1"/>
          <w:bCs w:val="1"/>
          <w:color w:val="ff0000"/>
          <w:rtl w:val="0"/>
        </w:rPr>
        <w:t xml:space="preserve">Every article becomes part of a semantic knowledge graph.</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AI Studio Integration for GEO</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Use Gemini to generate:</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Long-form Pillar Content</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FAQ Libraries</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Industry-Specific Landing Pages</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Webinar Summaries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Research Reports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Executive Briefings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All reviewed by humans before publishing.</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Future-Proof Architecture</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Vertex AI Search</w:t>
      </w:r>
    </w:p>
    <w:p w:rsidR="00000000" w:rsidDel="00000000" w:rsidP="00000000" w:rsidRDefault="00000000" w:rsidRPr="00000000" w14:paraId="000000E5">
      <w:pPr>
        <w:spacing w:after="240" w:before="240" w:lineRule="auto"/>
        <w:rPr>
          <w:b w:val="1"/>
          <w:bCs w:val="1"/>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This is where Google's ecosystem becomes powerful.</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Upload:</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PDFs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Whitepapers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Webinars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Training Materials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Research Reports</w:t>
      </w:r>
    </w:p>
    <w:p w:rsidR="00000000" w:rsidDel="00000000" w:rsidP="00000000" w:rsidRDefault="00000000" w:rsidRPr="00000000" w14:paraId="000000ED">
      <w:pPr>
        <w:spacing w:after="240" w:before="240" w:lineRule="auto"/>
        <w:rPr>
          <w:b w:val="1"/>
          <w:bCs w:val="1"/>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Users can ask:</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"What are Bradbury's recommendations for AI governance?"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Gemini answers directly from Bradbury's knowledge base.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Now the website becomes an AI-powered knowledge platform.</w:t>
      </w:r>
    </w:p>
    <w:p w:rsidR="00000000" w:rsidDel="00000000" w:rsidP="00000000" w:rsidRDefault="00000000" w:rsidRPr="00000000" w14:paraId="000000F2">
      <w:pPr>
        <w:spacing w:after="240" w:before="240" w:lineRule="auto"/>
        <w:rPr>
          <w:b w:val="1"/>
          <w:bCs w:val="1"/>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Technical - GEO Stack</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Frontend - Next.js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Hosting - Firebase</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CMS - Sanity CMS or Contentful</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AI - Gemini</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Search - Vertex AI Search</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Database - Firestore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Analytics - GA4 + BigQuery</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Reporting - Looker Studio</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CRM - HubSpot</w:t>
      </w:r>
    </w:p>
    <w:p w:rsidR="00000000" w:rsidDel="00000000" w:rsidP="00000000" w:rsidRDefault="00000000" w:rsidRPr="00000000" w14:paraId="000000FD">
      <w:pPr>
        <w:spacing w:after="240" w:before="240" w:lineRule="auto"/>
        <w:rPr>
          <w:b w:val="1"/>
          <w:bCs w:val="1"/>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Hosted on:</w:t>
      </w:r>
    </w:p>
    <w:p w:rsidR="00000000" w:rsidDel="00000000" w:rsidP="00000000" w:rsidRDefault="00000000" w:rsidRPr="00000000" w14:paraId="000000FF">
      <w:pPr>
        <w:pStyle w:val="Heading3"/>
        <w:keepNext w:val="0"/>
        <w:keepLines w:val="0"/>
        <w:spacing w:before="280" w:lineRule="auto"/>
        <w:rPr>
          <w:b w:val="1"/>
          <w:bCs w:val="1"/>
          <w:color w:val="ff0000"/>
          <w:sz w:val="22"/>
          <w:szCs w:val="22"/>
        </w:rPr>
      </w:pPr>
      <w:bookmarkStart w:colFirst="0" w:colLast="0" w:name="_fwihy7i5tdhz" w:id="15"/>
      <w:bookmarkEnd w:id="15"/>
      <w:r w:rsidDel="00000000" w:rsidR="00000000" w:rsidRPr="00000000">
        <w:rPr>
          <w:b w:val="1"/>
          <w:bCs w:val="1"/>
          <w:color w:val="ff0000"/>
          <w:sz w:val="22"/>
          <w:szCs w:val="22"/>
          <w:rtl w:val="0"/>
        </w:rPr>
        <w:t xml:space="preserve">Google Firebase </w:t>
      </w:r>
      <w:r w:rsidDel="00000000" w:rsidR="00000000" w:rsidRPr="00000000">
        <w:rPr>
          <w:b w:val="1"/>
          <w:bCs w:val="1"/>
          <w:color w:val="ff0000"/>
          <w:sz w:val="22"/>
          <w:szCs w:val="22"/>
          <w:rtl w:val="0"/>
        </w:rPr>
        <w:t xml:space="preserve">Hosting</w:t>
      </w: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101">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Global CDN</w:t>
      </w:r>
    </w:p>
    <w:p w:rsidR="00000000" w:rsidDel="00000000" w:rsidP="00000000" w:rsidRDefault="00000000" w:rsidRPr="00000000" w14:paraId="00000102">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SSL included</w:t>
      </w:r>
    </w:p>
    <w:p w:rsidR="00000000" w:rsidDel="00000000" w:rsidP="00000000" w:rsidRDefault="00000000" w:rsidRPr="00000000" w14:paraId="00000103">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Serverless deployment</w:t>
      </w:r>
    </w:p>
    <w:p w:rsidR="00000000" w:rsidDel="00000000" w:rsidP="00000000" w:rsidRDefault="00000000" w:rsidRPr="00000000" w14:paraId="00000104">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Low cost</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Estimated:</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$0–25/month initially</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color w:val="ff0000"/>
          <w:sz w:val="22"/>
          <w:szCs w:val="22"/>
        </w:rPr>
      </w:pPr>
      <w:r w:rsidDel="00000000" w:rsidR="00000000" w:rsidRPr="00000000">
        <w:rPr>
          <w:b w:val="1"/>
          <w:bCs w:val="1"/>
          <w:color w:val="ff0000"/>
          <w:sz w:val="22"/>
          <w:szCs w:val="22"/>
          <w:rtl w:val="0"/>
        </w:rPr>
        <w:t xml:space="preserve">Backend</w:t>
      </w:r>
    </w:p>
    <w:p w:rsidR="00000000" w:rsidDel="00000000" w:rsidP="00000000" w:rsidRDefault="00000000" w:rsidRPr="00000000" w14:paraId="00000109">
      <w:pPr>
        <w:pStyle w:val="Heading3"/>
        <w:keepNext w:val="0"/>
        <w:keepLines w:val="0"/>
        <w:spacing w:before="280" w:lineRule="auto"/>
        <w:rPr>
          <w:b w:val="1"/>
          <w:bCs w:val="1"/>
          <w:color w:val="ff0000"/>
          <w:sz w:val="22"/>
          <w:szCs w:val="22"/>
        </w:rPr>
      </w:pPr>
      <w:bookmarkStart w:colFirst="0" w:colLast="0" w:name="_np3hexguj6dq" w:id="16"/>
      <w:bookmarkEnd w:id="16"/>
      <w:r w:rsidDel="00000000" w:rsidR="00000000" w:rsidRPr="00000000">
        <w:rPr>
          <w:b w:val="1"/>
          <w:bCs w:val="1"/>
          <w:color w:val="ff0000"/>
          <w:sz w:val="22"/>
          <w:szCs w:val="22"/>
          <w:rtl w:val="0"/>
        </w:rPr>
        <w:t xml:space="preserve">Firebase</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Replace traditional hosting + WordPress.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Use:</w:t>
      </w:r>
    </w:p>
    <w:p w:rsidR="00000000" w:rsidDel="00000000" w:rsidP="00000000" w:rsidRDefault="00000000" w:rsidRPr="00000000" w14:paraId="0000010C">
      <w:pPr>
        <w:pStyle w:val="Heading4"/>
        <w:keepNext w:val="0"/>
        <w:keepLines w:val="0"/>
        <w:spacing w:after="40" w:before="240" w:lineRule="auto"/>
        <w:rPr>
          <w:b w:val="1"/>
          <w:bCs w:val="1"/>
          <w:color w:val="ff0000"/>
          <w:sz w:val="22"/>
          <w:szCs w:val="22"/>
        </w:rPr>
      </w:pPr>
      <w:bookmarkStart w:colFirst="0" w:colLast="0" w:name="_yvcdwdfra8mk" w:id="17"/>
      <w:bookmarkEnd w:id="17"/>
      <w:r w:rsidDel="00000000" w:rsidR="00000000" w:rsidRPr="00000000">
        <w:rPr>
          <w:b w:val="1"/>
          <w:bCs w:val="1"/>
          <w:color w:val="ff0000"/>
          <w:sz w:val="22"/>
          <w:szCs w:val="22"/>
          <w:rtl w:val="0"/>
        </w:rPr>
        <w:t xml:space="preserve">Firebase Authentication</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For:</w:t>
      </w:r>
    </w:p>
    <w:p w:rsidR="00000000" w:rsidDel="00000000" w:rsidP="00000000" w:rsidRDefault="00000000" w:rsidRPr="00000000" w14:paraId="0000010E">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User login</w:t>
      </w:r>
    </w:p>
    <w:p w:rsidR="00000000" w:rsidDel="00000000" w:rsidP="00000000" w:rsidRDefault="00000000" w:rsidRPr="00000000" w14:paraId="0000010F">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Membership access</w:t>
      </w:r>
    </w:p>
    <w:p w:rsidR="00000000" w:rsidDel="00000000" w:rsidP="00000000" w:rsidRDefault="00000000" w:rsidRPr="00000000" w14:paraId="00000110">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Course access</w:t>
      </w:r>
    </w:p>
    <w:p w:rsidR="00000000" w:rsidDel="00000000" w:rsidP="00000000" w:rsidRDefault="00000000" w:rsidRPr="00000000" w14:paraId="00000111">
      <w:pPr>
        <w:pStyle w:val="Heading4"/>
        <w:keepNext w:val="0"/>
        <w:keepLines w:val="0"/>
        <w:spacing w:after="40" w:before="240" w:lineRule="auto"/>
        <w:rPr>
          <w:b w:val="1"/>
          <w:bCs w:val="1"/>
          <w:color w:val="ff0000"/>
          <w:sz w:val="22"/>
          <w:szCs w:val="22"/>
        </w:rPr>
      </w:pPr>
      <w:bookmarkStart w:colFirst="0" w:colLast="0" w:name="_i5gz46pvdm4f" w:id="18"/>
      <w:bookmarkEnd w:id="18"/>
      <w:r w:rsidDel="00000000" w:rsidR="00000000" w:rsidRPr="00000000">
        <w:rPr>
          <w:b w:val="1"/>
          <w:bCs w:val="1"/>
          <w:color w:val="ff0000"/>
          <w:sz w:val="22"/>
          <w:szCs w:val="22"/>
          <w:rtl w:val="0"/>
        </w:rPr>
        <w:t xml:space="preserve">Firestore Database</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For:</w:t>
      </w:r>
    </w:p>
    <w:p w:rsidR="00000000" w:rsidDel="00000000" w:rsidP="00000000" w:rsidRDefault="00000000" w:rsidRPr="00000000" w14:paraId="00000113">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Leads</w:t>
      </w:r>
    </w:p>
    <w:p w:rsidR="00000000" w:rsidDel="00000000" w:rsidP="00000000" w:rsidRDefault="00000000" w:rsidRPr="00000000" w14:paraId="00000114">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Clients</w:t>
      </w:r>
    </w:p>
    <w:p w:rsidR="00000000" w:rsidDel="00000000" w:rsidP="00000000" w:rsidRDefault="00000000" w:rsidRPr="00000000" w14:paraId="0000011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Course progress</w:t>
      </w:r>
    </w:p>
    <w:p w:rsidR="00000000" w:rsidDel="00000000" w:rsidP="00000000" w:rsidRDefault="00000000" w:rsidRPr="00000000" w14:paraId="00000116">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Chat history</w:t>
      </w:r>
    </w:p>
    <w:p w:rsidR="00000000" w:rsidDel="00000000" w:rsidP="00000000" w:rsidRDefault="00000000" w:rsidRPr="00000000" w14:paraId="00000117">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Knowledge </w:t>
      </w:r>
      <w:r w:rsidDel="00000000" w:rsidR="00000000" w:rsidRPr="00000000">
        <w:rPr>
          <w:b w:val="1"/>
          <w:bCs w:val="1"/>
          <w:rtl w:val="0"/>
        </w:rPr>
        <w:t xml:space="preserve">base</w:t>
      </w:r>
      <w:r w:rsidDel="00000000" w:rsidR="00000000" w:rsidRPr="00000000">
        <w:rPr>
          <w:rtl w:val="0"/>
        </w:rPr>
      </w:r>
    </w:p>
    <w:p w:rsidR="00000000" w:rsidDel="00000000" w:rsidP="00000000" w:rsidRDefault="00000000" w:rsidRPr="00000000" w14:paraId="00000118">
      <w:pPr>
        <w:spacing w:after="240" w:before="240" w:lineRule="auto"/>
        <w:ind w:left="720" w:firstLine="0"/>
        <w:rPr>
          <w:b w:val="1"/>
          <w:bCs w:val="1"/>
          <w:color w:val="1155cc"/>
        </w:rPr>
      </w:pPr>
      <w:r w:rsidDel="00000000" w:rsidR="00000000" w:rsidRPr="00000000">
        <w:rPr>
          <w:b w:val="1"/>
          <w:bCs w:val="1"/>
          <w:color w:val="1155cc"/>
          <w:rtl w:val="0"/>
        </w:rPr>
        <w:t xml:space="preserve">Frontend (Next.js)</w:t>
      </w:r>
    </w:p>
    <w:p w:rsidR="00000000" w:rsidDel="00000000" w:rsidP="00000000" w:rsidRDefault="00000000" w:rsidRPr="00000000" w14:paraId="00000119">
      <w:pPr>
        <w:spacing w:after="240" w:before="240" w:lineRule="auto"/>
        <w:ind w:left="72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        ↓</w:t>
      </w:r>
    </w:p>
    <w:p w:rsidR="00000000" w:rsidDel="00000000" w:rsidP="00000000" w:rsidRDefault="00000000" w:rsidRPr="00000000" w14:paraId="0000011A">
      <w:pPr>
        <w:spacing w:after="240" w:before="240" w:lineRule="auto"/>
        <w:ind w:left="720" w:firstLine="0"/>
        <w:rPr>
          <w:b w:val="1"/>
          <w:bCs w:val="1"/>
          <w:color w:val="1155cc"/>
        </w:rPr>
      </w:pPr>
      <w:r w:rsidDel="00000000" w:rsidR="00000000" w:rsidRPr="00000000">
        <w:rPr>
          <w:b w:val="1"/>
          <w:bCs w:val="1"/>
          <w:color w:val="1155cc"/>
          <w:rtl w:val="0"/>
        </w:rPr>
        <w:t xml:space="preserve">Agent Gateway Layer</w:t>
      </w:r>
    </w:p>
    <w:p w:rsidR="00000000" w:rsidDel="00000000" w:rsidP="00000000" w:rsidRDefault="00000000" w:rsidRPr="00000000" w14:paraId="0000011B">
      <w:pPr>
        <w:spacing w:after="240" w:before="240" w:lineRule="auto"/>
        <w:ind w:left="72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        ↓</w:t>
      </w:r>
    </w:p>
    <w:p w:rsidR="00000000" w:rsidDel="00000000" w:rsidP="00000000" w:rsidRDefault="00000000" w:rsidRPr="00000000" w14:paraId="0000011C">
      <w:pPr>
        <w:spacing w:after="240" w:before="240" w:lineRule="auto"/>
        <w:ind w:left="720" w:firstLine="0"/>
        <w:rPr>
          <w:b w:val="1"/>
          <w:bCs w:val="1"/>
          <w:color w:val="1155cc"/>
        </w:rPr>
      </w:pPr>
      <w:r w:rsidDel="00000000" w:rsidR="00000000" w:rsidRPr="00000000">
        <w:rPr>
          <w:b w:val="1"/>
          <w:bCs w:val="1"/>
          <w:color w:val="1155cc"/>
          <w:rtl w:val="0"/>
        </w:rPr>
        <w:t xml:space="preserve">| Gemini                        </w:t>
      </w:r>
    </w:p>
    <w:p w:rsidR="00000000" w:rsidDel="00000000" w:rsidP="00000000" w:rsidRDefault="00000000" w:rsidRPr="00000000" w14:paraId="0000011D">
      <w:pPr>
        <w:spacing w:after="240" w:before="240" w:lineRule="auto"/>
        <w:ind w:left="720" w:firstLine="0"/>
        <w:rPr>
          <w:b w:val="1"/>
          <w:bCs w:val="1"/>
          <w:color w:val="1155cc"/>
        </w:rPr>
      </w:pPr>
      <w:r w:rsidDel="00000000" w:rsidR="00000000" w:rsidRPr="00000000">
        <w:rPr>
          <w:b w:val="1"/>
          <w:bCs w:val="1"/>
          <w:color w:val="1155cc"/>
          <w:rtl w:val="0"/>
        </w:rPr>
        <w:t xml:space="preserve">| Columbus                     </w:t>
      </w:r>
    </w:p>
    <w:p w:rsidR="00000000" w:rsidDel="00000000" w:rsidP="00000000" w:rsidRDefault="00000000" w:rsidRPr="00000000" w14:paraId="0000011E">
      <w:pPr>
        <w:spacing w:after="240" w:before="240" w:lineRule="auto"/>
        <w:ind w:left="720" w:firstLine="0"/>
        <w:rPr>
          <w:b w:val="1"/>
          <w:bCs w:val="1"/>
          <w:color w:val="1155cc"/>
        </w:rPr>
      </w:pPr>
      <w:r w:rsidDel="00000000" w:rsidR="00000000" w:rsidRPr="00000000">
        <w:rPr>
          <w:b w:val="1"/>
          <w:bCs w:val="1"/>
          <w:color w:val="1155cc"/>
          <w:rtl w:val="0"/>
        </w:rPr>
        <w:t xml:space="preserve">| Solomon                       </w:t>
      </w:r>
    </w:p>
    <w:p w:rsidR="00000000" w:rsidDel="00000000" w:rsidP="00000000" w:rsidRDefault="00000000" w:rsidRPr="00000000" w14:paraId="0000011F">
      <w:pPr>
        <w:spacing w:after="240" w:before="240" w:lineRule="auto"/>
        <w:ind w:left="720" w:firstLine="0"/>
        <w:rPr>
          <w:b w:val="1"/>
          <w:bCs w:val="1"/>
          <w:color w:val="1155cc"/>
        </w:rPr>
      </w:pPr>
      <w:r w:rsidDel="00000000" w:rsidR="00000000" w:rsidRPr="00000000">
        <w:rPr>
          <w:b w:val="1"/>
          <w:bCs w:val="1"/>
          <w:color w:val="1155cc"/>
          <w:rtl w:val="0"/>
        </w:rPr>
        <w:t xml:space="preserve">| OpenAI                        </w:t>
      </w:r>
    </w:p>
    <w:p w:rsidR="00000000" w:rsidDel="00000000" w:rsidP="00000000" w:rsidRDefault="00000000" w:rsidRPr="00000000" w14:paraId="00000120">
      <w:pPr>
        <w:spacing w:after="240" w:before="240" w:lineRule="auto"/>
        <w:ind w:left="720" w:firstLine="0"/>
        <w:rPr>
          <w:b w:val="1"/>
          <w:bCs w:val="1"/>
          <w:color w:val="1155cc"/>
        </w:rPr>
      </w:pPr>
      <w:r w:rsidDel="00000000" w:rsidR="00000000" w:rsidRPr="00000000">
        <w:rPr>
          <w:b w:val="1"/>
          <w:bCs w:val="1"/>
          <w:color w:val="1155cc"/>
          <w:rtl w:val="0"/>
        </w:rPr>
        <w:t xml:space="preserve">| Claude                         </w:t>
      </w:r>
    </w:p>
    <w:p w:rsidR="00000000" w:rsidDel="00000000" w:rsidP="00000000" w:rsidRDefault="00000000" w:rsidRPr="00000000" w14:paraId="00000121">
      <w:pPr>
        <w:spacing w:after="240" w:before="240" w:lineRule="auto"/>
        <w:ind w:left="720" w:firstLine="0"/>
        <w:rPr>
          <w:b w:val="1"/>
          <w:bCs w:val="1"/>
          <w:color w:val="1155cc"/>
        </w:rPr>
      </w:pPr>
      <w:r w:rsidDel="00000000" w:rsidR="00000000" w:rsidRPr="00000000">
        <w:rPr>
          <w:b w:val="1"/>
          <w:bCs w:val="1"/>
          <w:color w:val="1155cc"/>
          <w:rtl w:val="0"/>
        </w:rPr>
        <w:t xml:space="preserve">| Perplexity                     </w:t>
      </w:r>
    </w:p>
    <w:p w:rsidR="00000000" w:rsidDel="00000000" w:rsidP="00000000" w:rsidRDefault="00000000" w:rsidRPr="00000000" w14:paraId="00000122">
      <w:pPr>
        <w:spacing w:after="240" w:before="240" w:lineRule="auto"/>
        <w:ind w:left="720" w:firstLine="0"/>
        <w:rPr>
          <w:b w:val="1"/>
          <w:bCs w:val="1"/>
          <w:color w:val="1155cc"/>
        </w:rPr>
      </w:pPr>
      <w:r w:rsidDel="00000000" w:rsidR="00000000" w:rsidRPr="00000000">
        <w:rPr>
          <w:b w:val="1"/>
          <w:bCs w:val="1"/>
          <w:color w:val="1155cc"/>
          <w:rtl w:val="0"/>
        </w:rPr>
        <w:t xml:space="preserve">| Future Models                  </w:t>
      </w:r>
    </w:p>
    <w:p w:rsidR="00000000" w:rsidDel="00000000" w:rsidP="00000000" w:rsidRDefault="00000000" w:rsidRPr="00000000" w14:paraId="00000123">
      <w:pPr>
        <w:spacing w:after="240" w:before="240" w:lineRule="auto"/>
        <w:ind w:left="72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        ↓</w:t>
      </w:r>
    </w:p>
    <w:p w:rsidR="00000000" w:rsidDel="00000000" w:rsidP="00000000" w:rsidRDefault="00000000" w:rsidRPr="00000000" w14:paraId="00000124">
      <w:pPr>
        <w:spacing w:after="240" w:before="240" w:lineRule="auto"/>
        <w:ind w:left="720" w:firstLine="0"/>
        <w:rPr>
          <w:b w:val="1"/>
          <w:bCs w:val="1"/>
          <w:color w:val="1155cc"/>
        </w:rPr>
      </w:pPr>
      <w:r w:rsidDel="00000000" w:rsidR="00000000" w:rsidRPr="00000000">
        <w:rPr>
          <w:b w:val="1"/>
          <w:bCs w:val="1"/>
          <w:color w:val="1155cc"/>
          <w:rtl w:val="0"/>
        </w:rPr>
        <w:t xml:space="preserve">Business Services Layer</w:t>
      </w:r>
    </w:p>
    <w:p w:rsidR="00000000" w:rsidDel="00000000" w:rsidP="00000000" w:rsidRDefault="00000000" w:rsidRPr="00000000" w14:paraId="00000125">
      <w:pPr>
        <w:spacing w:after="240" w:before="240" w:lineRule="auto"/>
        <w:ind w:left="72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        ↓</w:t>
      </w:r>
    </w:p>
    <w:p w:rsidR="00000000" w:rsidDel="00000000" w:rsidP="00000000" w:rsidRDefault="00000000" w:rsidRPr="00000000" w14:paraId="00000126">
      <w:pPr>
        <w:spacing w:after="240" w:before="240" w:lineRule="auto"/>
        <w:ind w:left="720" w:firstLine="0"/>
        <w:rPr>
          <w:b w:val="1"/>
          <w:bCs w:val="1"/>
          <w:color w:val="1155cc"/>
        </w:rPr>
      </w:pPr>
      <w:r w:rsidDel="00000000" w:rsidR="00000000" w:rsidRPr="00000000">
        <w:rPr>
          <w:b w:val="1"/>
          <w:bCs w:val="1"/>
          <w:color w:val="1155cc"/>
          <w:rtl w:val="0"/>
        </w:rPr>
        <w:t xml:space="preserve">Firestore / CRM / LMS / ClickUp</w:t>
      </w:r>
    </w:p>
    <w:p w:rsidR="00000000" w:rsidDel="00000000" w:rsidP="00000000" w:rsidRDefault="00000000" w:rsidRPr="00000000" w14:paraId="00000127">
      <w:pPr>
        <w:pStyle w:val="Heading4"/>
        <w:keepNext w:val="0"/>
        <w:keepLines w:val="0"/>
        <w:spacing w:after="40" w:before="240" w:lineRule="auto"/>
        <w:rPr>
          <w:b w:val="1"/>
          <w:bCs w:val="1"/>
          <w:color w:val="ff0000"/>
          <w:sz w:val="22"/>
          <w:szCs w:val="22"/>
        </w:rPr>
      </w:pPr>
      <w:bookmarkStart w:colFirst="0" w:colLast="0" w:name="_fkw3sy5kvrmf" w:id="19"/>
      <w:bookmarkEnd w:id="19"/>
      <w:r w:rsidDel="00000000" w:rsidR="00000000" w:rsidRPr="00000000">
        <w:rPr>
          <w:rtl w:val="0"/>
        </w:rPr>
      </w:r>
    </w:p>
    <w:p w:rsidR="00000000" w:rsidDel="00000000" w:rsidP="00000000" w:rsidRDefault="00000000" w:rsidRPr="00000000" w14:paraId="00000128">
      <w:pPr>
        <w:pStyle w:val="Heading4"/>
        <w:keepNext w:val="0"/>
        <w:keepLines w:val="0"/>
        <w:spacing w:after="40" w:before="240" w:lineRule="auto"/>
        <w:rPr>
          <w:b w:val="1"/>
          <w:bCs w:val="1"/>
          <w:color w:val="ff0000"/>
          <w:sz w:val="22"/>
          <w:szCs w:val="22"/>
        </w:rPr>
      </w:pPr>
      <w:bookmarkStart w:colFirst="0" w:colLast="0" w:name="_72se92el31i6" w:id="20"/>
      <w:bookmarkEnd w:id="20"/>
      <w:r w:rsidDel="00000000" w:rsidR="00000000" w:rsidRPr="00000000">
        <w:rPr>
          <w:rtl w:val="0"/>
        </w:rPr>
      </w:r>
    </w:p>
    <w:p w:rsidR="00000000" w:rsidDel="00000000" w:rsidP="00000000" w:rsidRDefault="00000000" w:rsidRPr="00000000" w14:paraId="00000129">
      <w:pPr>
        <w:pStyle w:val="Heading4"/>
        <w:keepNext w:val="0"/>
        <w:keepLines w:val="0"/>
        <w:spacing w:after="40" w:before="240" w:lineRule="auto"/>
        <w:rPr>
          <w:b w:val="1"/>
          <w:bCs w:val="1"/>
          <w:color w:val="ff0000"/>
          <w:sz w:val="22"/>
          <w:szCs w:val="22"/>
        </w:rPr>
      </w:pPr>
      <w:bookmarkStart w:colFirst="0" w:colLast="0" w:name="_3er5cyv2s2vn" w:id="21"/>
      <w:bookmarkEnd w:id="21"/>
      <w:r w:rsidDel="00000000" w:rsidR="00000000" w:rsidRPr="00000000">
        <w:rPr>
          <w:b w:val="1"/>
          <w:bCs w:val="1"/>
          <w:color w:val="ff0000"/>
          <w:sz w:val="22"/>
          <w:szCs w:val="22"/>
          <w:rtl w:val="0"/>
        </w:rPr>
        <w:t xml:space="preserve">Cloud Functions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For:</w:t>
      </w:r>
    </w:p>
    <w:p w:rsidR="00000000" w:rsidDel="00000000" w:rsidP="00000000" w:rsidRDefault="00000000" w:rsidRPr="00000000" w14:paraId="0000012B">
      <w:pPr>
        <w:numPr>
          <w:ilvl w:val="0"/>
          <w:numId w:val="4"/>
        </w:numPr>
        <w:spacing w:after="0" w:afterAutospacing="0" w:before="240" w:lineRule="auto"/>
        <w:ind w:left="720" w:hanging="360"/>
        <w:rPr>
          <w:b w:val="1"/>
          <w:bCs w:val="1"/>
        </w:rPr>
      </w:pPr>
      <w:r w:rsidDel="00000000" w:rsidR="00000000" w:rsidRPr="00000000">
        <w:rPr>
          <w:b w:val="1"/>
          <w:bCs w:val="1"/>
          <w:rtl w:val="0"/>
        </w:rPr>
        <w:t xml:space="preserve">Automations</w:t>
      </w:r>
    </w:p>
    <w:p w:rsidR="00000000" w:rsidDel="00000000" w:rsidP="00000000" w:rsidRDefault="00000000" w:rsidRPr="00000000" w14:paraId="0000012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Email workflows</w:t>
      </w:r>
    </w:p>
    <w:p w:rsidR="00000000" w:rsidDel="00000000" w:rsidP="00000000" w:rsidRDefault="00000000" w:rsidRPr="00000000" w14:paraId="0000012D">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AI processes</w:t>
      </w:r>
    </w:p>
    <w:p w:rsidR="00000000" w:rsidDel="00000000" w:rsidP="00000000" w:rsidRDefault="00000000" w:rsidRPr="00000000" w14:paraId="0000012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color w:val="ff0000"/>
          <w:sz w:val="22"/>
          <w:szCs w:val="22"/>
        </w:rPr>
      </w:pPr>
      <w:bookmarkStart w:colFirst="0" w:colLast="0" w:name="_rcqtduklhcbp" w:id="22"/>
      <w:bookmarkEnd w:id="22"/>
      <w:r w:rsidDel="00000000" w:rsidR="00000000" w:rsidRPr="00000000">
        <w:rPr>
          <w:b w:val="1"/>
          <w:bCs w:val="1"/>
          <w:color w:val="ff0000"/>
          <w:sz w:val="22"/>
          <w:szCs w:val="22"/>
          <w:rtl w:val="0"/>
        </w:rPr>
        <w:t xml:space="preserve">Complete Google Stack</w:t>
      </w:r>
      <w:ins w:author="Sai Aparna Mopuru" w:id="0" w:date="2026-06-17T17:27:27Z">
        <w:commentRangeStart w:id="0"/>
        <w:commentRangeStart w:id="1"/>
        <w:r w:rsidDel="00000000" w:rsidR="00000000" w:rsidRPr="00000000">
          <w:rPr>
            <w:b w:val="1"/>
            <w:bCs w:val="1"/>
            <w:color w:val="ff0000"/>
            <w:sz w:val="22"/>
            <w:szCs w:val="22"/>
            <w:rtl w:val="0"/>
          </w:rPr>
          <w:t xml:space="preserve"> </w:t>
        </w:r>
      </w:ins>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bl>
      <w:tblPr>
        <w:tblStyle w:val="Table1"/>
        <w:tblW w:w="4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495"/>
        <w:tblGridChange w:id="0">
          <w:tblGrid>
            <w:gridCol w:w="1865"/>
            <w:gridCol w:w="2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b w:val="1"/>
                <w:bCs w:val="1"/>
              </w:rPr>
            </w:pPr>
            <w:r w:rsidDel="00000000" w:rsidR="00000000" w:rsidRPr="00000000">
              <w:rPr>
                <w:b w:val="1"/>
                <w:bCs w:val="1"/>
                <w:rtl w:val="0"/>
              </w:rPr>
              <w:t xml:space="preserve">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Next.js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Firebase Hosting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Firestore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Firebase 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File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Google Cloud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GA4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Heatmaps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b w:val="1"/>
                <w:bCs w:val="1"/>
              </w:rPr>
            </w:pPr>
            <w:r w:rsidDel="00000000" w:rsidR="00000000" w:rsidRPr="00000000">
              <w:rPr>
                <w:b w:val="1"/>
                <w:bCs w:val="1"/>
                <w:rtl w:val="0"/>
              </w:rPr>
              <w:t xml:space="preserve">Microsoft Clarity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Search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Google Search Console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HubSpot 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Gemini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Google Workspace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Make / n8n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Vertex AI Search</w:t>
            </w:r>
          </w:p>
        </w:tc>
      </w:tr>
    </w:tbl>
    <w:p w:rsidR="00000000" w:rsidDel="00000000" w:rsidP="00000000" w:rsidRDefault="00000000" w:rsidRPr="00000000" w14:paraId="000001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color w:val="ff0000"/>
          <w:sz w:val="22"/>
          <w:szCs w:val="22"/>
        </w:rPr>
      </w:pPr>
      <w:bookmarkStart w:colFirst="0" w:colLast="0" w:name="_o2knotdofitn" w:id="23"/>
      <w:bookmarkEnd w:id="23"/>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color w:val="ff0000"/>
          <w:sz w:val="22"/>
          <w:szCs w:val="22"/>
        </w:rPr>
      </w:pPr>
      <w:bookmarkStart w:colFirst="0" w:colLast="0" w:name="_krovhmdbzr4c" w:id="24"/>
      <w:bookmarkEnd w:id="24"/>
      <w:r w:rsidDel="00000000" w:rsidR="00000000" w:rsidRPr="00000000">
        <w:rPr>
          <w:b w:val="1"/>
          <w:bCs w:val="1"/>
          <w:color w:val="ff0000"/>
          <w:sz w:val="22"/>
          <w:szCs w:val="22"/>
          <w:rtl w:val="0"/>
        </w:rPr>
        <w:t xml:space="preserve">AI Studio Integration Strategy</w:t>
      </w:r>
    </w:p>
    <w:p w:rsidR="00000000" w:rsidDel="00000000" w:rsidP="00000000" w:rsidRDefault="00000000" w:rsidRPr="00000000" w14:paraId="0000014F">
      <w:pPr>
        <w:pStyle w:val="Heading2"/>
        <w:keepNext w:val="0"/>
        <w:keepLines w:val="0"/>
        <w:spacing w:after="80" w:lineRule="auto"/>
        <w:rPr>
          <w:b w:val="1"/>
          <w:bCs w:val="1"/>
          <w:sz w:val="22"/>
          <w:szCs w:val="22"/>
        </w:rPr>
      </w:pPr>
      <w:bookmarkStart w:colFirst="0" w:colLast="0" w:name="_lpcmbz6rppx4" w:id="25"/>
      <w:bookmarkEnd w:id="25"/>
      <w:r w:rsidDel="00000000" w:rsidR="00000000" w:rsidRPr="00000000">
        <w:rPr>
          <w:b w:val="1"/>
          <w:bCs w:val="1"/>
          <w:sz w:val="22"/>
          <w:szCs w:val="22"/>
          <w:rtl w:val="0"/>
        </w:rPr>
        <w:t xml:space="preserve">Google AI Studio</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Use Gemini Models for:</w:t>
      </w:r>
    </w:p>
    <w:p w:rsidR="00000000" w:rsidDel="00000000" w:rsidP="00000000" w:rsidRDefault="00000000" w:rsidRPr="00000000" w14:paraId="00000151">
      <w:pPr>
        <w:pStyle w:val="Heading3"/>
        <w:keepNext w:val="0"/>
        <w:keepLines w:val="0"/>
        <w:spacing w:before="280" w:lineRule="auto"/>
        <w:rPr>
          <w:b w:val="1"/>
          <w:bCs w:val="1"/>
          <w:color w:val="000000"/>
          <w:sz w:val="22"/>
          <w:szCs w:val="22"/>
        </w:rPr>
      </w:pPr>
      <w:bookmarkStart w:colFirst="0" w:colLast="0" w:name="_q2waadev2pn4" w:id="26"/>
      <w:bookmarkEnd w:id="26"/>
      <w:r w:rsidDel="00000000" w:rsidR="00000000" w:rsidRPr="00000000">
        <w:rPr>
          <w:b w:val="1"/>
          <w:bCs w:val="1"/>
          <w:color w:val="000000"/>
          <w:sz w:val="22"/>
          <w:szCs w:val="22"/>
          <w:rtl w:val="0"/>
        </w:rPr>
        <w:t xml:space="preserve">Website Assistant</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Visitor asks:</w:t>
      </w:r>
    </w:p>
    <w:p w:rsidR="00000000" w:rsidDel="00000000" w:rsidP="00000000" w:rsidRDefault="00000000" w:rsidRPr="00000000" w14:paraId="00000154">
      <w:pPr>
        <w:spacing w:after="240" w:before="240" w:lineRule="auto"/>
        <w:ind w:left="600" w:right="600" w:firstLine="0"/>
        <w:rPr>
          <w:b w:val="1"/>
          <w:bCs w:val="1"/>
        </w:rPr>
      </w:pPr>
      <w:r w:rsidDel="00000000" w:rsidR="00000000" w:rsidRPr="00000000">
        <w:rPr>
          <w:b w:val="1"/>
          <w:bCs w:val="1"/>
          <w:rtl w:val="0"/>
        </w:rPr>
        <w:t xml:space="preserve">"Which AI training is best for my team?"</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AI immediately responds.</w:t>
      </w:r>
    </w:p>
    <w:p w:rsidR="00000000" w:rsidDel="00000000" w:rsidP="00000000" w:rsidRDefault="00000000" w:rsidRPr="00000000" w14:paraId="0000015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2"/>
          <w:szCs w:val="22"/>
        </w:rPr>
      </w:pPr>
      <w:bookmarkStart w:colFirst="0" w:colLast="0" w:name="_qf418ko3to8d" w:id="27"/>
      <w:bookmarkEnd w:id="27"/>
      <w:r w:rsidDel="00000000" w:rsidR="00000000" w:rsidRPr="00000000">
        <w:rPr>
          <w:b w:val="1"/>
          <w:bCs w:val="1"/>
          <w:color w:val="000000"/>
          <w:sz w:val="22"/>
          <w:szCs w:val="22"/>
          <w:rtl w:val="0"/>
        </w:rPr>
        <w:t xml:space="preserve">Course Recommendation Agent</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AI recommends:</w:t>
      </w:r>
    </w:p>
    <w:p w:rsidR="00000000" w:rsidDel="00000000" w:rsidP="00000000" w:rsidRDefault="00000000" w:rsidRPr="00000000" w14:paraId="00000159">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Beginner AI Program</w:t>
      </w:r>
    </w:p>
    <w:p w:rsidR="00000000" w:rsidDel="00000000" w:rsidP="00000000" w:rsidRDefault="00000000" w:rsidRPr="00000000" w14:paraId="0000015A">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Manager AI Program</w:t>
      </w:r>
    </w:p>
    <w:p w:rsidR="00000000" w:rsidDel="00000000" w:rsidP="00000000" w:rsidRDefault="00000000" w:rsidRPr="00000000" w14:paraId="0000015B">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Executive AI Program</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based on answers.</w:t>
      </w:r>
    </w:p>
    <w:p w:rsidR="00000000" w:rsidDel="00000000" w:rsidP="00000000" w:rsidRDefault="00000000" w:rsidRPr="00000000" w14:paraId="0000015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ff0000"/>
          <w:sz w:val="22"/>
          <w:szCs w:val="22"/>
        </w:rPr>
      </w:pPr>
      <w:bookmarkStart w:colFirst="0" w:colLast="0" w:name="_p76pu4tyhhb4" w:id="28"/>
      <w:bookmarkEnd w:id="28"/>
      <w:r w:rsidDel="00000000" w:rsidR="00000000" w:rsidRPr="00000000">
        <w:rPr>
          <w:b w:val="1"/>
          <w:bCs w:val="1"/>
          <w:color w:val="ff0000"/>
          <w:sz w:val="22"/>
          <w:szCs w:val="22"/>
          <w:rtl w:val="0"/>
        </w:rPr>
        <w:t xml:space="preserve">Proposal Generator</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Visitor fills:</w:t>
      </w:r>
    </w:p>
    <w:p w:rsidR="00000000" w:rsidDel="00000000" w:rsidP="00000000" w:rsidRDefault="00000000" w:rsidRPr="00000000" w14:paraId="00000160">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Company size</w:t>
      </w:r>
    </w:p>
    <w:p w:rsidR="00000000" w:rsidDel="00000000" w:rsidP="00000000" w:rsidRDefault="00000000" w:rsidRPr="00000000" w14:paraId="00000161">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Industry</w:t>
      </w:r>
    </w:p>
    <w:p w:rsidR="00000000" w:rsidDel="00000000" w:rsidP="00000000" w:rsidRDefault="00000000" w:rsidRPr="00000000" w14:paraId="00000162">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AI maturity</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AI generates:</w:t>
      </w:r>
    </w:p>
    <w:p w:rsidR="00000000" w:rsidDel="00000000" w:rsidP="00000000" w:rsidRDefault="00000000" w:rsidRPr="00000000" w14:paraId="00000164">
      <w:pPr>
        <w:numPr>
          <w:ilvl w:val="0"/>
          <w:numId w:val="6"/>
        </w:numPr>
        <w:spacing w:after="0" w:afterAutospacing="0" w:before="240" w:lineRule="auto"/>
        <w:ind w:left="720" w:hanging="360"/>
        <w:rPr>
          <w:b w:val="1"/>
          <w:bCs w:val="1"/>
        </w:rPr>
      </w:pPr>
      <w:r w:rsidDel="00000000" w:rsidR="00000000" w:rsidRPr="00000000">
        <w:rPr>
          <w:b w:val="1"/>
          <w:bCs w:val="1"/>
          <w:rtl w:val="0"/>
        </w:rPr>
        <w:t xml:space="preserve">PDF proposal</w:t>
      </w:r>
    </w:p>
    <w:p w:rsidR="00000000" w:rsidDel="00000000" w:rsidP="00000000" w:rsidRDefault="00000000" w:rsidRPr="00000000" w14:paraId="0000016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Scope</w:t>
      </w:r>
    </w:p>
    <w:p w:rsidR="00000000" w:rsidDel="00000000" w:rsidP="00000000" w:rsidRDefault="00000000" w:rsidRPr="00000000" w14:paraId="00000166">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Budget estimate instantly.</w:t>
      </w:r>
    </w:p>
    <w:p w:rsidR="00000000" w:rsidDel="00000000" w:rsidP="00000000" w:rsidRDefault="00000000" w:rsidRPr="00000000" w14:paraId="0000016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2"/>
          <w:szCs w:val="22"/>
        </w:rPr>
      </w:pPr>
      <w:bookmarkStart w:colFirst="0" w:colLast="0" w:name="_grrnkttimxfm" w:id="29"/>
      <w:bookmarkEnd w:id="29"/>
      <w:r w:rsidDel="00000000" w:rsidR="00000000" w:rsidRPr="00000000">
        <w:rPr>
          <w:b w:val="1"/>
          <w:bCs w:val="1"/>
          <w:color w:val="000000"/>
          <w:sz w:val="22"/>
          <w:szCs w:val="22"/>
          <w:rtl w:val="0"/>
        </w:rPr>
        <w:t xml:space="preserve">Corporate Training Advisor</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AI recommends:</w:t>
      </w:r>
    </w:p>
    <w:p w:rsidR="00000000" w:rsidDel="00000000" w:rsidP="00000000" w:rsidRDefault="00000000" w:rsidRPr="00000000" w14:paraId="0000016A">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Workshops</w:t>
      </w:r>
    </w:p>
    <w:p w:rsidR="00000000" w:rsidDel="00000000" w:rsidP="00000000" w:rsidRDefault="00000000" w:rsidRPr="00000000" w14:paraId="0000016B">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Learning paths</w:t>
      </w:r>
    </w:p>
    <w:p w:rsidR="00000000" w:rsidDel="00000000" w:rsidP="00000000" w:rsidRDefault="00000000" w:rsidRPr="00000000" w14:paraId="0000016C">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Certifications</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without human involvement.</w:t>
      </w:r>
    </w:p>
    <w:p w:rsidR="00000000" w:rsidDel="00000000" w:rsidP="00000000" w:rsidRDefault="00000000" w:rsidRPr="00000000" w14:paraId="0000016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22"/>
          <w:szCs w:val="22"/>
        </w:rPr>
      </w:pPr>
      <w:bookmarkStart w:colFirst="0" w:colLast="0" w:name="_gykjj6cp2k2f" w:id="30"/>
      <w:bookmarkEnd w:id="30"/>
      <w:r w:rsidDel="00000000" w:rsidR="00000000" w:rsidRPr="00000000">
        <w:rPr>
          <w:b w:val="1"/>
          <w:bCs w:val="1"/>
          <w:sz w:val="22"/>
          <w:szCs w:val="22"/>
          <w:rtl w:val="0"/>
        </w:rPr>
        <w:t xml:space="preserve">Multi-Agent Architecture (Future)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Google Gemini can power multiple agents.</w:t>
      </w:r>
    </w:p>
    <w:p w:rsidR="00000000" w:rsidDel="00000000" w:rsidP="00000000" w:rsidRDefault="00000000" w:rsidRPr="00000000" w14:paraId="00000171">
      <w:pPr>
        <w:pStyle w:val="Heading2"/>
        <w:keepNext w:val="0"/>
        <w:keepLines w:val="0"/>
        <w:spacing w:after="80" w:lineRule="auto"/>
        <w:rPr>
          <w:b w:val="1"/>
          <w:bCs w:val="1"/>
          <w:sz w:val="22"/>
          <w:szCs w:val="22"/>
        </w:rPr>
      </w:pPr>
      <w:bookmarkStart w:colFirst="0" w:colLast="0" w:name="_sut0sik5t2pn" w:id="31"/>
      <w:bookmarkEnd w:id="31"/>
      <w:commentRangeStart w:id="2"/>
      <w:commentRangeStart w:id="3"/>
      <w:commentRangeStart w:id="4"/>
      <w:r w:rsidDel="00000000" w:rsidR="00000000" w:rsidRPr="00000000">
        <w:rPr>
          <w:b w:val="1"/>
          <w:bCs w:val="1"/>
          <w:sz w:val="22"/>
          <w:szCs w:val="22"/>
          <w:rtl w:val="0"/>
        </w:rPr>
        <w:t xml:space="preserve">Agent</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b w:val="1"/>
          <w:bCs w:val="1"/>
          <w:sz w:val="22"/>
          <w:szCs w:val="22"/>
          <w:rtl w:val="0"/>
        </w:rPr>
        <w:t xml:space="preserve"> 1</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Sales Assistant</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Handles:</w:t>
      </w:r>
    </w:p>
    <w:p w:rsidR="00000000" w:rsidDel="00000000" w:rsidP="00000000" w:rsidRDefault="00000000" w:rsidRPr="00000000" w14:paraId="00000174">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Discovery</w:t>
      </w:r>
    </w:p>
    <w:p w:rsidR="00000000" w:rsidDel="00000000" w:rsidP="00000000" w:rsidRDefault="00000000" w:rsidRPr="00000000" w14:paraId="00000175">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Lead qualification</w:t>
      </w:r>
    </w:p>
    <w:p w:rsidR="00000000" w:rsidDel="00000000" w:rsidP="00000000" w:rsidRDefault="00000000" w:rsidRPr="00000000" w14:paraId="00000176">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Booking calls</w:t>
      </w:r>
    </w:p>
    <w:p w:rsidR="00000000" w:rsidDel="00000000" w:rsidP="00000000" w:rsidRDefault="00000000" w:rsidRPr="00000000" w14:paraId="0000017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22"/>
          <w:szCs w:val="22"/>
        </w:rPr>
      </w:pPr>
      <w:bookmarkStart w:colFirst="0" w:colLast="0" w:name="_ixcy0623j5zj" w:id="32"/>
      <w:bookmarkEnd w:id="32"/>
      <w:r w:rsidDel="00000000" w:rsidR="00000000" w:rsidRPr="00000000">
        <w:rPr>
          <w:b w:val="1"/>
          <w:bCs w:val="1"/>
          <w:sz w:val="22"/>
          <w:szCs w:val="22"/>
          <w:rtl w:val="0"/>
        </w:rPr>
        <w:t xml:space="preserve">Agent 2</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Learning Coach</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Handles:</w:t>
      </w:r>
    </w:p>
    <w:p w:rsidR="00000000" w:rsidDel="00000000" w:rsidP="00000000" w:rsidRDefault="00000000" w:rsidRPr="00000000" w14:paraId="0000017B">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Course guidance</w:t>
      </w:r>
    </w:p>
    <w:p w:rsidR="00000000" w:rsidDel="00000000" w:rsidP="00000000" w:rsidRDefault="00000000" w:rsidRPr="00000000" w14:paraId="0000017C">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Q&amp;A</w:t>
      </w:r>
    </w:p>
    <w:p w:rsidR="00000000" w:rsidDel="00000000" w:rsidP="00000000" w:rsidRDefault="00000000" w:rsidRPr="00000000" w14:paraId="0000017D">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Progress tracking</w:t>
      </w:r>
    </w:p>
    <w:p w:rsidR="00000000" w:rsidDel="00000000" w:rsidP="00000000" w:rsidRDefault="00000000" w:rsidRPr="00000000" w14:paraId="0000017E">
      <w:pPr>
        <w:rPr>
          <w:b w:val="1"/>
          <w:bCs w:val="1"/>
          <w:sz w:val="22"/>
          <w:szCs w:val="22"/>
        </w:rPr>
      </w:pPr>
      <w:r w:rsidDel="00000000" w:rsidR="00000000" w:rsidRPr="00000000">
        <w:rPr>
          <w:b w:val="1"/>
          <w:bCs w:val="1"/>
          <w:sz w:val="22"/>
          <w:szCs w:val="22"/>
          <w:rtl w:val="0"/>
        </w:rPr>
        <w:t xml:space="preserve">Agent 3</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Content Agent</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Handles:</w:t>
      </w:r>
    </w:p>
    <w:p w:rsidR="00000000" w:rsidDel="00000000" w:rsidP="00000000" w:rsidRDefault="00000000" w:rsidRPr="00000000" w14:paraId="00000181">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Blog recommendations</w:t>
      </w:r>
    </w:p>
    <w:p w:rsidR="00000000" w:rsidDel="00000000" w:rsidP="00000000" w:rsidRDefault="00000000" w:rsidRPr="00000000" w14:paraId="00000182">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Resource navigation</w:t>
      </w:r>
    </w:p>
    <w:p w:rsidR="00000000" w:rsidDel="00000000" w:rsidP="00000000" w:rsidRDefault="00000000" w:rsidRPr="00000000" w14:paraId="0000018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22"/>
          <w:szCs w:val="22"/>
        </w:rPr>
      </w:pPr>
      <w:bookmarkStart w:colFirst="0" w:colLast="0" w:name="_q44y3fyb009" w:id="33"/>
      <w:bookmarkEnd w:id="33"/>
      <w:r w:rsidDel="00000000" w:rsidR="00000000" w:rsidRPr="00000000">
        <w:rPr>
          <w:b w:val="1"/>
          <w:bCs w:val="1"/>
          <w:sz w:val="22"/>
          <w:szCs w:val="22"/>
          <w:rtl w:val="0"/>
        </w:rPr>
        <w:t xml:space="preserve">Agent 4</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Internal Team Agent</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Used by Bradbury team.</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Can answer:</w:t>
      </w:r>
    </w:p>
    <w:p w:rsidR="00000000" w:rsidDel="00000000" w:rsidP="00000000" w:rsidRDefault="00000000" w:rsidRPr="00000000" w14:paraId="00000188">
      <w:pPr>
        <w:numPr>
          <w:ilvl w:val="0"/>
          <w:numId w:val="1"/>
        </w:numPr>
        <w:spacing w:after="0" w:afterAutospacing="0" w:before="240" w:lineRule="auto"/>
        <w:ind w:left="720" w:hanging="360"/>
        <w:rPr>
          <w:b w:val="1"/>
          <w:bCs w:val="1"/>
        </w:rPr>
      </w:pPr>
      <w:r w:rsidDel="00000000" w:rsidR="00000000" w:rsidRPr="00000000">
        <w:rPr>
          <w:b w:val="1"/>
          <w:bCs w:val="1"/>
          <w:rtl w:val="0"/>
        </w:rPr>
        <w:t xml:space="preserve">SOPs</w:t>
      </w:r>
    </w:p>
    <w:p w:rsidR="00000000" w:rsidDel="00000000" w:rsidP="00000000" w:rsidRDefault="00000000" w:rsidRPr="00000000" w14:paraId="0000018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Processes</w:t>
      </w:r>
    </w:p>
    <w:p w:rsidR="00000000" w:rsidDel="00000000" w:rsidP="00000000" w:rsidRDefault="00000000" w:rsidRPr="00000000" w14:paraId="0000018A">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Training material</w:t>
      </w:r>
    </w:p>
    <w:p w:rsidR="00000000" w:rsidDel="00000000" w:rsidP="00000000" w:rsidRDefault="00000000" w:rsidRPr="00000000" w14:paraId="0000018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color w:val="ff0000"/>
          <w:sz w:val="22"/>
          <w:szCs w:val="22"/>
        </w:rPr>
      </w:pPr>
      <w:bookmarkStart w:colFirst="0" w:colLast="0" w:name="_mto14qy7otui" w:id="34"/>
      <w:bookmarkEnd w:id="34"/>
      <w:r w:rsidDel="00000000" w:rsidR="00000000" w:rsidRPr="00000000">
        <w:rPr>
          <w:b w:val="1"/>
          <w:bCs w:val="1"/>
          <w:color w:val="ff0000"/>
          <w:sz w:val="22"/>
          <w:szCs w:val="22"/>
          <w:rtl w:val="0"/>
        </w:rPr>
        <w:t xml:space="preserve">Information Architecture</w:t>
      </w:r>
    </w:p>
    <w:p w:rsidR="00000000" w:rsidDel="00000000" w:rsidP="00000000" w:rsidRDefault="00000000" w:rsidRPr="00000000" w14:paraId="0000018D">
      <w:pPr>
        <w:pStyle w:val="Heading2"/>
        <w:keepNext w:val="0"/>
        <w:keepLines w:val="0"/>
        <w:spacing w:after="80" w:lineRule="auto"/>
        <w:rPr>
          <w:b w:val="1"/>
          <w:bCs w:val="1"/>
          <w:sz w:val="22"/>
          <w:szCs w:val="22"/>
        </w:rPr>
      </w:pPr>
      <w:bookmarkStart w:colFirst="0" w:colLast="0" w:name="_ttorzk4n1k4m" w:id="35"/>
      <w:bookmarkEnd w:id="35"/>
      <w:r w:rsidDel="00000000" w:rsidR="00000000" w:rsidRPr="00000000">
        <w:rPr>
          <w:b w:val="1"/>
          <w:bCs w:val="1"/>
          <w:sz w:val="22"/>
          <w:szCs w:val="22"/>
          <w:rtl w:val="0"/>
        </w:rPr>
        <w:t xml:space="preserve">New Navigation</w: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2"/>
          <w:szCs w:val="22"/>
        </w:rPr>
      </w:pPr>
      <w:bookmarkStart w:colFirst="0" w:colLast="0" w:name="_p1qbyw7ii8nc" w:id="36"/>
      <w:bookmarkEnd w:id="36"/>
      <w:r w:rsidDel="00000000" w:rsidR="00000000" w:rsidRPr="00000000">
        <w:rPr>
          <w:b w:val="1"/>
          <w:bCs w:val="1"/>
          <w:color w:val="000000"/>
          <w:sz w:val="22"/>
          <w:szCs w:val="22"/>
          <w:rtl w:val="0"/>
        </w:rPr>
        <w:t xml:space="preserve">Home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Hero</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AI Transformation for Learning Leaders</w:t>
      </w:r>
    </w:p>
    <w:p w:rsidR="00000000" w:rsidDel="00000000" w:rsidP="00000000" w:rsidRDefault="00000000" w:rsidRPr="00000000" w14:paraId="0000019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2"/>
          <w:szCs w:val="22"/>
        </w:rPr>
      </w:pPr>
      <w:bookmarkStart w:colFirst="0" w:colLast="0" w:name="_16kxgdvg0x2h" w:id="37"/>
      <w:bookmarkEnd w:id="37"/>
      <w:r w:rsidDel="00000000" w:rsidR="00000000" w:rsidRPr="00000000">
        <w:rPr>
          <w:b w:val="1"/>
          <w:bCs w:val="1"/>
          <w:color w:val="000000"/>
          <w:sz w:val="22"/>
          <w:szCs w:val="22"/>
          <w:rtl w:val="0"/>
        </w:rPr>
        <w:t xml:space="preserve">Services</w:t>
      </w:r>
    </w:p>
    <w:p w:rsidR="00000000" w:rsidDel="00000000" w:rsidP="00000000" w:rsidRDefault="00000000" w:rsidRPr="00000000" w14:paraId="00000193">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AI Consulting</w:t>
      </w:r>
    </w:p>
    <w:p w:rsidR="00000000" w:rsidDel="00000000" w:rsidP="00000000" w:rsidRDefault="00000000" w:rsidRPr="00000000" w14:paraId="00000194">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AI Workshops</w:t>
      </w:r>
    </w:p>
    <w:p w:rsidR="00000000" w:rsidDel="00000000" w:rsidP="00000000" w:rsidRDefault="00000000" w:rsidRPr="00000000" w14:paraId="00000195">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AI Enablement</w:t>
      </w:r>
    </w:p>
    <w:p w:rsidR="00000000" w:rsidDel="00000000" w:rsidP="00000000" w:rsidRDefault="00000000" w:rsidRPr="00000000" w14:paraId="00000196">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Custom GPT Solutions</w:t>
      </w:r>
    </w:p>
    <w:p w:rsidR="00000000" w:rsidDel="00000000" w:rsidP="00000000" w:rsidRDefault="00000000" w:rsidRPr="00000000" w14:paraId="00000197">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AI Strategy</w:t>
      </w:r>
    </w:p>
    <w:p w:rsidR="00000000" w:rsidDel="00000000" w:rsidP="00000000" w:rsidRDefault="00000000" w:rsidRPr="00000000" w14:paraId="0000019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2"/>
          <w:szCs w:val="22"/>
        </w:rPr>
      </w:pPr>
      <w:bookmarkStart w:colFirst="0" w:colLast="0" w:name="_9fph4exvet65" w:id="38"/>
      <w:bookmarkEnd w:id="38"/>
      <w:r w:rsidDel="00000000" w:rsidR="00000000" w:rsidRPr="00000000">
        <w:rPr>
          <w:b w:val="1"/>
          <w:bCs w:val="1"/>
          <w:color w:val="000000"/>
          <w:sz w:val="22"/>
          <w:szCs w:val="22"/>
          <w:rtl w:val="0"/>
        </w:rPr>
        <w:t xml:space="preserve">Training</w:t>
      </w:r>
    </w:p>
    <w:p w:rsidR="00000000" w:rsidDel="00000000" w:rsidP="00000000" w:rsidRDefault="00000000" w:rsidRPr="00000000" w14:paraId="0000019A">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AI Foundations</w:t>
      </w:r>
    </w:p>
    <w:p w:rsidR="00000000" w:rsidDel="00000000" w:rsidP="00000000" w:rsidRDefault="00000000" w:rsidRPr="00000000" w14:paraId="0000019B">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AI Leadership</w:t>
      </w:r>
    </w:p>
    <w:p w:rsidR="00000000" w:rsidDel="00000000" w:rsidP="00000000" w:rsidRDefault="00000000" w:rsidRPr="00000000" w14:paraId="0000019C">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AI for L&amp;D</w:t>
      </w:r>
    </w:p>
    <w:p w:rsidR="00000000" w:rsidDel="00000000" w:rsidP="00000000" w:rsidRDefault="00000000" w:rsidRPr="00000000" w14:paraId="0000019D">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AI Certification</w:t>
      </w:r>
    </w:p>
    <w:p w:rsidR="00000000" w:rsidDel="00000000" w:rsidP="00000000" w:rsidRDefault="00000000" w:rsidRPr="00000000" w14:paraId="0000019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2"/>
          <w:szCs w:val="22"/>
        </w:rPr>
      </w:pPr>
      <w:bookmarkStart w:colFirst="0" w:colLast="0" w:name="_sdhlogiis19a" w:id="39"/>
      <w:bookmarkEnd w:id="39"/>
      <w:r w:rsidDel="00000000" w:rsidR="00000000" w:rsidRPr="00000000">
        <w:rPr>
          <w:b w:val="1"/>
          <w:bCs w:val="1"/>
          <w:color w:val="000000"/>
          <w:sz w:val="22"/>
          <w:szCs w:val="22"/>
          <w:rtl w:val="0"/>
        </w:rPr>
        <w:t xml:space="preserve">Resources</w:t>
      </w:r>
    </w:p>
    <w:p w:rsidR="00000000" w:rsidDel="00000000" w:rsidP="00000000" w:rsidRDefault="00000000" w:rsidRPr="00000000" w14:paraId="000001A0">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Blog</w:t>
      </w:r>
    </w:p>
    <w:p w:rsidR="00000000" w:rsidDel="00000000" w:rsidP="00000000" w:rsidRDefault="00000000" w:rsidRPr="00000000" w14:paraId="000001A1">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Templates</w:t>
      </w:r>
    </w:p>
    <w:p w:rsidR="00000000" w:rsidDel="00000000" w:rsidP="00000000" w:rsidRDefault="00000000" w:rsidRPr="00000000" w14:paraId="000001A2">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Prompt Library</w:t>
      </w:r>
    </w:p>
    <w:p w:rsidR="00000000" w:rsidDel="00000000" w:rsidP="00000000" w:rsidRDefault="00000000" w:rsidRPr="00000000" w14:paraId="000001A3">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Guides</w:t>
      </w:r>
    </w:p>
    <w:p w:rsidR="00000000" w:rsidDel="00000000" w:rsidP="00000000" w:rsidRDefault="00000000" w:rsidRPr="00000000" w14:paraId="000001A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2"/>
          <w:szCs w:val="22"/>
        </w:rPr>
      </w:pPr>
      <w:bookmarkStart w:colFirst="0" w:colLast="0" w:name="_9onyhl2vs45" w:id="40"/>
      <w:bookmarkEnd w:id="40"/>
      <w:r w:rsidDel="00000000" w:rsidR="00000000" w:rsidRPr="00000000">
        <w:rPr>
          <w:b w:val="1"/>
          <w:bCs w:val="1"/>
          <w:color w:val="000000"/>
          <w:sz w:val="22"/>
          <w:szCs w:val="22"/>
          <w:rtl w:val="0"/>
        </w:rPr>
        <w:t xml:space="preserve">Community</w:t>
      </w:r>
    </w:p>
    <w:p w:rsidR="00000000" w:rsidDel="00000000" w:rsidP="00000000" w:rsidRDefault="00000000" w:rsidRPr="00000000" w14:paraId="000001A6">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Membership</w:t>
      </w:r>
    </w:p>
    <w:p w:rsidR="00000000" w:rsidDel="00000000" w:rsidP="00000000" w:rsidRDefault="00000000" w:rsidRPr="00000000" w14:paraId="000001A7">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Events</w:t>
      </w:r>
    </w:p>
    <w:p w:rsidR="00000000" w:rsidDel="00000000" w:rsidP="00000000" w:rsidRDefault="00000000" w:rsidRPr="00000000" w14:paraId="000001A8">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Webinars</w:t>
      </w:r>
    </w:p>
    <w:p w:rsidR="00000000" w:rsidDel="00000000" w:rsidP="00000000" w:rsidRDefault="00000000" w:rsidRPr="00000000" w14:paraId="000001A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2"/>
          <w:szCs w:val="22"/>
        </w:rPr>
      </w:pPr>
      <w:bookmarkStart w:colFirst="0" w:colLast="0" w:name="_liz3fxrxr7g5" w:id="41"/>
      <w:bookmarkEnd w:id="41"/>
      <w:r w:rsidDel="00000000" w:rsidR="00000000" w:rsidRPr="00000000">
        <w:rPr>
          <w:b w:val="1"/>
          <w:bCs w:val="1"/>
          <w:color w:val="000000"/>
          <w:sz w:val="22"/>
          <w:szCs w:val="22"/>
          <w:rtl w:val="0"/>
        </w:rPr>
        <w:t xml:space="preserve">About</w:t>
      </w:r>
    </w:p>
    <w:p w:rsidR="00000000" w:rsidDel="00000000" w:rsidP="00000000" w:rsidRDefault="00000000" w:rsidRPr="00000000" w14:paraId="000001AB">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Paige</w:t>
      </w:r>
    </w:p>
    <w:p w:rsidR="00000000" w:rsidDel="00000000" w:rsidP="00000000" w:rsidRDefault="00000000" w:rsidRPr="00000000" w14:paraId="000001AC">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Team</w:t>
      </w:r>
    </w:p>
    <w:p w:rsidR="00000000" w:rsidDel="00000000" w:rsidP="00000000" w:rsidRDefault="00000000" w:rsidRPr="00000000" w14:paraId="000001AD">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Success Stories</w:t>
      </w:r>
    </w:p>
    <w:p w:rsidR="00000000" w:rsidDel="00000000" w:rsidP="00000000" w:rsidRDefault="00000000" w:rsidRPr="00000000" w14:paraId="000001A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2"/>
          <w:szCs w:val="22"/>
        </w:rPr>
      </w:pPr>
      <w:bookmarkStart w:colFirst="0" w:colLast="0" w:name="_h7rgnjsv2xh4" w:id="42"/>
      <w:bookmarkEnd w:id="42"/>
      <w:r w:rsidDel="00000000" w:rsidR="00000000" w:rsidRPr="00000000">
        <w:rPr>
          <w:b w:val="1"/>
          <w:bCs w:val="1"/>
          <w:color w:val="000000"/>
          <w:sz w:val="22"/>
          <w:szCs w:val="22"/>
          <w:rtl w:val="0"/>
        </w:rPr>
        <w:t xml:space="preserve">Contact</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Book Consultation</w:t>
      </w:r>
    </w:p>
    <w:p w:rsidR="00000000" w:rsidDel="00000000" w:rsidP="00000000" w:rsidRDefault="00000000" w:rsidRPr="00000000" w14:paraId="000001B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color w:val="ff0000"/>
          <w:sz w:val="22"/>
          <w:szCs w:val="22"/>
        </w:rPr>
      </w:pPr>
      <w:bookmarkStart w:colFirst="0" w:colLast="0" w:name="_qsc9bpqx8yiv" w:id="43"/>
      <w:bookmarkEnd w:id="43"/>
      <w:r w:rsidDel="00000000" w:rsidR="00000000" w:rsidRPr="00000000">
        <w:rPr>
          <w:b w:val="1"/>
          <w:bCs w:val="1"/>
          <w:color w:val="ff0000"/>
          <w:sz w:val="22"/>
          <w:szCs w:val="22"/>
          <w:rtl w:val="0"/>
        </w:rPr>
        <w:t xml:space="preserve">Homepage Structure</w:t>
      </w:r>
    </w:p>
    <w:p w:rsidR="00000000" w:rsidDel="00000000" w:rsidP="00000000" w:rsidRDefault="00000000" w:rsidRPr="00000000" w14:paraId="000001B3">
      <w:pPr>
        <w:pStyle w:val="Heading2"/>
        <w:keepNext w:val="0"/>
        <w:keepLines w:val="0"/>
        <w:spacing w:after="80" w:lineRule="auto"/>
        <w:rPr>
          <w:b w:val="1"/>
          <w:bCs w:val="1"/>
          <w:sz w:val="22"/>
          <w:szCs w:val="22"/>
        </w:rPr>
      </w:pPr>
      <w:bookmarkStart w:colFirst="0" w:colLast="0" w:name="_t2ljpggd8zfs" w:id="44"/>
      <w:bookmarkEnd w:id="44"/>
      <w:r w:rsidDel="00000000" w:rsidR="00000000" w:rsidRPr="00000000">
        <w:rPr>
          <w:b w:val="1"/>
          <w:bCs w:val="1"/>
          <w:sz w:val="22"/>
          <w:szCs w:val="22"/>
          <w:rtl w:val="0"/>
        </w:rPr>
        <w:t xml:space="preserve">Section 1</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Hero</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"Helping Organizations Build an AI-Enabled Workforce."</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Book Strategy Session</w:t>
      </w:r>
    </w:p>
    <w:p w:rsidR="00000000" w:rsidDel="00000000" w:rsidP="00000000" w:rsidRDefault="00000000" w:rsidRPr="00000000" w14:paraId="000001B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22"/>
          <w:szCs w:val="22"/>
        </w:rPr>
      </w:pPr>
      <w:bookmarkStart w:colFirst="0" w:colLast="0" w:name="_v8h39teiooio" w:id="45"/>
      <w:bookmarkEnd w:id="45"/>
      <w:r w:rsidDel="00000000" w:rsidR="00000000" w:rsidRPr="00000000">
        <w:rPr>
          <w:b w:val="1"/>
          <w:bCs w:val="1"/>
          <w:sz w:val="22"/>
          <w:szCs w:val="22"/>
          <w:rtl w:val="0"/>
        </w:rPr>
        <w:t xml:space="preserve">Section 2</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Trusted By</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Client logos</w:t>
      </w:r>
    </w:p>
    <w:p w:rsidR="00000000" w:rsidDel="00000000" w:rsidP="00000000" w:rsidRDefault="00000000" w:rsidRPr="00000000" w14:paraId="000001B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22"/>
          <w:szCs w:val="22"/>
        </w:rPr>
      </w:pPr>
      <w:bookmarkStart w:colFirst="0" w:colLast="0" w:name="_972xhyxwit32" w:id="46"/>
      <w:bookmarkEnd w:id="46"/>
      <w:r w:rsidDel="00000000" w:rsidR="00000000" w:rsidRPr="00000000">
        <w:rPr>
          <w:b w:val="1"/>
          <w:bCs w:val="1"/>
          <w:sz w:val="22"/>
          <w:szCs w:val="22"/>
          <w:rtl w:val="0"/>
        </w:rPr>
        <w:t xml:space="preserve">Section 3</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AI Maturity Assessment</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Interactive tool</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Powered by Gemini</w:t>
      </w:r>
    </w:p>
    <w:p w:rsidR="00000000" w:rsidDel="00000000" w:rsidP="00000000" w:rsidRDefault="00000000" w:rsidRPr="00000000" w14:paraId="000001C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22"/>
          <w:szCs w:val="22"/>
        </w:rPr>
      </w:pPr>
      <w:bookmarkStart w:colFirst="0" w:colLast="0" w:name="_g3aiga3gyvj4" w:id="47"/>
      <w:bookmarkEnd w:id="47"/>
      <w:r w:rsidDel="00000000" w:rsidR="00000000" w:rsidRPr="00000000">
        <w:rPr>
          <w:b w:val="1"/>
          <w:bCs w:val="1"/>
          <w:sz w:val="22"/>
          <w:szCs w:val="22"/>
          <w:rtl w:val="0"/>
        </w:rPr>
        <w:t xml:space="preserve">Section 4</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Services</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Cards</w:t>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sz w:val="22"/>
          <w:szCs w:val="22"/>
        </w:rPr>
      </w:pPr>
      <w:r w:rsidDel="00000000" w:rsidR="00000000" w:rsidRPr="00000000">
        <w:rPr>
          <w:b w:val="1"/>
          <w:bCs w:val="1"/>
          <w:sz w:val="22"/>
          <w:szCs w:val="22"/>
          <w:rtl w:val="0"/>
        </w:rPr>
        <w:t xml:space="preserve">Section 5</w:t>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Case Studies</w:t>
      </w:r>
    </w:p>
    <w:p w:rsidR="00000000" w:rsidDel="00000000" w:rsidP="00000000" w:rsidRDefault="00000000" w:rsidRPr="00000000" w14:paraId="000001C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22"/>
          <w:szCs w:val="22"/>
        </w:rPr>
      </w:pPr>
      <w:bookmarkStart w:colFirst="0" w:colLast="0" w:name="_n8xqc7nh6y57" w:id="48"/>
      <w:bookmarkEnd w:id="48"/>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22"/>
          <w:szCs w:val="22"/>
        </w:rPr>
      </w:pPr>
      <w:bookmarkStart w:colFirst="0" w:colLast="0" w:name="_oghhe2xm7vuj" w:id="49"/>
      <w:bookmarkEnd w:id="49"/>
      <w:r w:rsidDel="00000000" w:rsidR="00000000" w:rsidRPr="00000000">
        <w:rPr>
          <w:b w:val="1"/>
          <w:bCs w:val="1"/>
          <w:sz w:val="22"/>
          <w:szCs w:val="22"/>
          <w:rtl w:val="0"/>
        </w:rPr>
        <w:t xml:space="preserve">Section 6</w:t>
      </w:r>
    </w:p>
    <w:p w:rsidR="00000000" w:rsidDel="00000000" w:rsidP="00000000" w:rsidRDefault="00000000" w:rsidRPr="00000000" w14:paraId="000001CF">
      <w:pPr>
        <w:pStyle w:val="Heading2"/>
        <w:keepNext w:val="0"/>
        <w:keepLines w:val="0"/>
        <w:spacing w:after="80" w:lineRule="auto"/>
        <w:rPr>
          <w:b w:val="1"/>
          <w:bCs w:val="1"/>
          <w:sz w:val="22"/>
          <w:szCs w:val="22"/>
        </w:rPr>
      </w:pPr>
      <w:bookmarkStart w:colFirst="0" w:colLast="0" w:name="_ao0tx7jw9v5h" w:id="50"/>
      <w:bookmarkEnd w:id="50"/>
      <w:r w:rsidDel="00000000" w:rsidR="00000000" w:rsidRPr="00000000">
        <w:rPr>
          <w:b w:val="1"/>
          <w:bCs w:val="1"/>
          <w:sz w:val="22"/>
          <w:szCs w:val="22"/>
          <w:rtl w:val="0"/>
        </w:rPr>
        <w:t xml:space="preserve">AI Assistant</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Persistent chat widget</w:t>
      </w:r>
    </w:p>
    <w:p w:rsidR="00000000" w:rsidDel="00000000" w:rsidP="00000000" w:rsidRDefault="00000000" w:rsidRPr="00000000" w14:paraId="000001D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22"/>
          <w:szCs w:val="22"/>
        </w:rPr>
      </w:pPr>
      <w:bookmarkStart w:colFirst="0" w:colLast="0" w:name="_qvtccmlsj5im" w:id="51"/>
      <w:bookmarkEnd w:id="51"/>
      <w:r w:rsidDel="00000000" w:rsidR="00000000" w:rsidRPr="00000000">
        <w:rPr>
          <w:b w:val="1"/>
          <w:bCs w:val="1"/>
          <w:sz w:val="22"/>
          <w:szCs w:val="22"/>
          <w:rtl w:val="0"/>
        </w:rPr>
        <w:t xml:space="preserve">Section 7</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Resources</w:t>
      </w:r>
    </w:p>
    <w:p w:rsidR="00000000" w:rsidDel="00000000" w:rsidP="00000000" w:rsidRDefault="00000000" w:rsidRPr="00000000" w14:paraId="000001D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22"/>
          <w:szCs w:val="22"/>
        </w:rPr>
      </w:pPr>
      <w:bookmarkStart w:colFirst="0" w:colLast="0" w:name="_mkhaw463xbmo" w:id="52"/>
      <w:bookmarkEnd w:id="52"/>
      <w:r w:rsidDel="00000000" w:rsidR="00000000" w:rsidRPr="00000000">
        <w:rPr>
          <w:b w:val="1"/>
          <w:bCs w:val="1"/>
          <w:sz w:val="22"/>
          <w:szCs w:val="22"/>
          <w:rtl w:val="0"/>
        </w:rPr>
        <w:t xml:space="preserve">Section 8</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Book Consultation</w:t>
      </w:r>
    </w:p>
    <w:p w:rsidR="00000000" w:rsidDel="00000000" w:rsidP="00000000" w:rsidRDefault="00000000" w:rsidRPr="00000000" w14:paraId="000001D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22"/>
          <w:szCs w:val="22"/>
        </w:rPr>
      </w:pPr>
      <w:bookmarkStart w:colFirst="0" w:colLast="0" w:name="_cukxvtpk3mun" w:id="53"/>
      <w:bookmarkEnd w:id="53"/>
      <w:r w:rsidDel="00000000" w:rsidR="00000000" w:rsidRPr="00000000">
        <w:rPr>
          <w:b w:val="1"/>
          <w:bCs w:val="1"/>
          <w:sz w:val="22"/>
          <w:szCs w:val="22"/>
          <w:rtl w:val="0"/>
        </w:rPr>
        <w:t xml:space="preserve">SEO Strategy</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Google-first architecture means:</w:t>
      </w:r>
    </w:p>
    <w:p w:rsidR="00000000" w:rsidDel="00000000" w:rsidP="00000000" w:rsidRDefault="00000000" w:rsidRPr="00000000" w14:paraId="000001DA">
      <w:pPr>
        <w:pStyle w:val="Heading3"/>
        <w:keepNext w:val="0"/>
        <w:keepLines w:val="0"/>
        <w:spacing w:before="280" w:lineRule="auto"/>
        <w:rPr>
          <w:b w:val="1"/>
          <w:bCs w:val="1"/>
          <w:color w:val="000000"/>
          <w:sz w:val="22"/>
          <w:szCs w:val="22"/>
        </w:rPr>
      </w:pPr>
      <w:bookmarkStart w:colFirst="0" w:colLast="0" w:name="_1v73dwa3186b" w:id="54"/>
      <w:bookmarkEnd w:id="54"/>
      <w:r w:rsidDel="00000000" w:rsidR="00000000" w:rsidRPr="00000000">
        <w:rPr>
          <w:b w:val="1"/>
          <w:bCs w:val="1"/>
          <w:color w:val="000000"/>
          <w:sz w:val="22"/>
          <w:szCs w:val="22"/>
          <w:rtl w:val="0"/>
        </w:rPr>
        <w:t xml:space="preserve">Programmatic SEO</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Create:</w:t>
      </w:r>
    </w:p>
    <w:p w:rsidR="00000000" w:rsidDel="00000000" w:rsidP="00000000" w:rsidRDefault="00000000" w:rsidRPr="00000000" w14:paraId="000001DC">
      <w:pPr>
        <w:numPr>
          <w:ilvl w:val="0"/>
          <w:numId w:val="8"/>
        </w:numPr>
        <w:spacing w:after="0" w:afterAutospacing="0" w:before="240" w:lineRule="auto"/>
        <w:ind w:left="720" w:hanging="360"/>
        <w:rPr>
          <w:b w:val="1"/>
          <w:bCs w:val="1"/>
        </w:rPr>
      </w:pPr>
      <w:r w:rsidDel="00000000" w:rsidR="00000000" w:rsidRPr="00000000">
        <w:rPr>
          <w:b w:val="1"/>
          <w:bCs w:val="1"/>
          <w:rtl w:val="0"/>
        </w:rPr>
        <w:t xml:space="preserve">AI in Education</w:t>
      </w:r>
    </w:p>
    <w:p w:rsidR="00000000" w:rsidDel="00000000" w:rsidP="00000000" w:rsidRDefault="00000000" w:rsidRPr="00000000" w14:paraId="000001DD">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AI for HR</w:t>
      </w:r>
    </w:p>
    <w:p w:rsidR="00000000" w:rsidDel="00000000" w:rsidP="00000000" w:rsidRDefault="00000000" w:rsidRPr="00000000" w14:paraId="000001DE">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AI for L&amp;D</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Landing pages.</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Each optimized individually.</w:t>
      </w:r>
    </w:p>
    <w:p w:rsidR="00000000" w:rsidDel="00000000" w:rsidP="00000000" w:rsidRDefault="00000000" w:rsidRPr="00000000" w14:paraId="000001E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2"/>
          <w:szCs w:val="22"/>
        </w:rPr>
      </w:pPr>
      <w:bookmarkStart w:colFirst="0" w:colLast="0" w:name="_j12hv73opig7" w:id="55"/>
      <w:bookmarkEnd w:id="55"/>
      <w:r w:rsidDel="00000000" w:rsidR="00000000" w:rsidRPr="00000000">
        <w:rPr>
          <w:b w:val="1"/>
          <w:bCs w:val="1"/>
          <w:color w:val="000000"/>
          <w:sz w:val="22"/>
          <w:szCs w:val="22"/>
          <w:rtl w:val="0"/>
        </w:rPr>
        <w:t xml:space="preserve">Blog Automation</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Gemini drafts articles.</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Human reviews.</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Publish automatically.</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50–100 SEO pages annually.</w:t>
      </w:r>
    </w:p>
    <w:p w:rsidR="00000000" w:rsidDel="00000000" w:rsidP="00000000" w:rsidRDefault="00000000" w:rsidRPr="00000000" w14:paraId="000001E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22"/>
          <w:szCs w:val="22"/>
        </w:rPr>
      </w:pPr>
      <w:bookmarkStart w:colFirst="0" w:colLast="0" w:name="_fr7ybdjwmpt9" w:id="56"/>
      <w:bookmarkEnd w:id="56"/>
      <w:r w:rsidDel="00000000" w:rsidR="00000000" w:rsidRPr="00000000">
        <w:rPr>
          <w:b w:val="1"/>
          <w:bCs w:val="1"/>
          <w:sz w:val="22"/>
          <w:szCs w:val="22"/>
          <w:rtl w:val="0"/>
        </w:rPr>
        <w:t xml:space="preserve">Knowledge Base Architecture</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Store:</w:t>
      </w:r>
    </w:p>
    <w:p w:rsidR="00000000" w:rsidDel="00000000" w:rsidP="00000000" w:rsidRDefault="00000000" w:rsidRPr="00000000" w14:paraId="000001EB">
      <w:pPr>
        <w:numPr>
          <w:ilvl w:val="0"/>
          <w:numId w:val="5"/>
        </w:numPr>
        <w:spacing w:after="0" w:afterAutospacing="0" w:before="240" w:lineRule="auto"/>
        <w:ind w:left="720" w:hanging="360"/>
        <w:rPr>
          <w:b w:val="1"/>
          <w:bCs w:val="1"/>
        </w:rPr>
      </w:pPr>
      <w:r w:rsidDel="00000000" w:rsidR="00000000" w:rsidRPr="00000000">
        <w:rPr>
          <w:b w:val="1"/>
          <w:bCs w:val="1"/>
          <w:rtl w:val="0"/>
        </w:rPr>
        <w:t xml:space="preserve">PDFs</w:t>
      </w:r>
    </w:p>
    <w:p w:rsidR="00000000" w:rsidDel="00000000" w:rsidP="00000000" w:rsidRDefault="00000000" w:rsidRPr="00000000" w14:paraId="000001EC">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Playbooks</w:t>
      </w:r>
    </w:p>
    <w:p w:rsidR="00000000" w:rsidDel="00000000" w:rsidP="00000000" w:rsidRDefault="00000000" w:rsidRPr="00000000" w14:paraId="000001ED">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Course materials</w:t>
      </w:r>
    </w:p>
    <w:p w:rsidR="00000000" w:rsidDel="00000000" w:rsidP="00000000" w:rsidRDefault="00000000" w:rsidRPr="00000000" w14:paraId="000001E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Webinar transcripts</w:t>
      </w:r>
    </w:p>
    <w:p w:rsidR="00000000" w:rsidDel="00000000" w:rsidP="00000000" w:rsidRDefault="00000000" w:rsidRPr="00000000" w14:paraId="000001EF">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Client documents</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inside:</w:t>
      </w:r>
    </w:p>
    <w:p w:rsidR="00000000" w:rsidDel="00000000" w:rsidP="00000000" w:rsidRDefault="00000000" w:rsidRPr="00000000" w14:paraId="000001F1">
      <w:pPr>
        <w:pStyle w:val="Heading3"/>
        <w:keepNext w:val="0"/>
        <w:keepLines w:val="0"/>
        <w:spacing w:before="280" w:lineRule="auto"/>
        <w:rPr>
          <w:b w:val="1"/>
          <w:bCs w:val="1"/>
          <w:color w:val="000000"/>
          <w:sz w:val="22"/>
          <w:szCs w:val="22"/>
        </w:rPr>
      </w:pPr>
      <w:bookmarkStart w:colFirst="0" w:colLast="0" w:name="_klhef9lc8fm" w:id="57"/>
      <w:bookmarkEnd w:id="57"/>
      <w:r w:rsidDel="00000000" w:rsidR="00000000" w:rsidRPr="00000000">
        <w:rPr>
          <w:b w:val="1"/>
          <w:bCs w:val="1"/>
          <w:color w:val="000000"/>
          <w:sz w:val="22"/>
          <w:szCs w:val="22"/>
          <w:rtl w:val="0"/>
        </w:rPr>
        <w:t xml:space="preserve">Google Cloud Storage</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Then connect:</w:t>
      </w:r>
    </w:p>
    <w:p w:rsidR="00000000" w:rsidDel="00000000" w:rsidP="00000000" w:rsidRDefault="00000000" w:rsidRPr="00000000" w14:paraId="000001F3">
      <w:pPr>
        <w:pStyle w:val="Heading3"/>
        <w:keepNext w:val="0"/>
        <w:keepLines w:val="0"/>
        <w:spacing w:before="280" w:lineRule="auto"/>
        <w:rPr>
          <w:b w:val="1"/>
          <w:bCs w:val="1"/>
          <w:color w:val="000000"/>
          <w:sz w:val="22"/>
          <w:szCs w:val="22"/>
        </w:rPr>
      </w:pPr>
      <w:bookmarkStart w:colFirst="0" w:colLast="0" w:name="_r3eh2z6x5ydq" w:id="58"/>
      <w:bookmarkEnd w:id="58"/>
      <w:r w:rsidDel="00000000" w:rsidR="00000000" w:rsidRPr="00000000">
        <w:rPr>
          <w:b w:val="1"/>
          <w:bCs w:val="1"/>
          <w:color w:val="000000"/>
          <w:sz w:val="22"/>
          <w:szCs w:val="22"/>
          <w:rtl w:val="0"/>
        </w:rPr>
        <w:t xml:space="preserve">Vertex AI Search</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Users can ask:</w:t>
      </w:r>
    </w:p>
    <w:p w:rsidR="00000000" w:rsidDel="00000000" w:rsidP="00000000" w:rsidRDefault="00000000" w:rsidRPr="00000000" w14:paraId="000001F5">
      <w:pPr>
        <w:spacing w:after="240" w:before="240" w:lineRule="auto"/>
        <w:ind w:left="600" w:right="600" w:firstLine="0"/>
        <w:rPr>
          <w:b w:val="1"/>
          <w:bCs w:val="1"/>
        </w:rPr>
      </w:pPr>
      <w:r w:rsidDel="00000000" w:rsidR="00000000" w:rsidRPr="00000000">
        <w:rPr>
          <w:b w:val="1"/>
          <w:bCs w:val="1"/>
          <w:rtl w:val="0"/>
        </w:rPr>
        <w:t xml:space="preserve">"Find all content about prompt engineering."</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and get AI-generated answers.</w:t>
      </w:r>
    </w:p>
    <w:p w:rsidR="00000000" w:rsidDel="00000000" w:rsidP="00000000" w:rsidRDefault="00000000" w:rsidRPr="00000000" w14:paraId="000001F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22"/>
          <w:szCs w:val="22"/>
        </w:rPr>
      </w:pPr>
      <w:bookmarkStart w:colFirst="0" w:colLast="0" w:name="_kslc7oebwl9f" w:id="59"/>
      <w:bookmarkEnd w:id="59"/>
      <w:r w:rsidDel="00000000" w:rsidR="00000000" w:rsidRPr="00000000">
        <w:rPr>
          <w:b w:val="1"/>
          <w:bCs w:val="1"/>
          <w:sz w:val="22"/>
          <w:szCs w:val="22"/>
          <w:rtl w:val="0"/>
        </w:rPr>
        <w:t xml:space="preserve">CRM Architecture</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Recommended:</w:t>
      </w:r>
    </w:p>
    <w:p w:rsidR="00000000" w:rsidDel="00000000" w:rsidP="00000000" w:rsidRDefault="00000000" w:rsidRPr="00000000" w14:paraId="000001FA">
      <w:pPr>
        <w:pStyle w:val="Heading3"/>
        <w:keepNext w:val="0"/>
        <w:keepLines w:val="0"/>
        <w:spacing w:before="280" w:lineRule="auto"/>
        <w:rPr>
          <w:b w:val="1"/>
          <w:bCs w:val="1"/>
          <w:color w:val="000000"/>
          <w:sz w:val="22"/>
          <w:szCs w:val="22"/>
        </w:rPr>
      </w:pPr>
      <w:bookmarkStart w:colFirst="0" w:colLast="0" w:name="_1o9v8wme7mxo" w:id="60"/>
      <w:bookmarkEnd w:id="60"/>
      <w:r w:rsidDel="00000000" w:rsidR="00000000" w:rsidRPr="00000000">
        <w:rPr>
          <w:b w:val="1"/>
          <w:bCs w:val="1"/>
          <w:color w:val="000000"/>
          <w:sz w:val="22"/>
          <w:szCs w:val="22"/>
          <w:rtl w:val="0"/>
        </w:rPr>
        <w:t xml:space="preserve">HubSpot Free CRM</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Integrations:</w:t>
      </w:r>
    </w:p>
    <w:p w:rsidR="00000000" w:rsidDel="00000000" w:rsidP="00000000" w:rsidRDefault="00000000" w:rsidRPr="00000000" w14:paraId="000001FC">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Website</w:t>
      </w:r>
    </w:p>
    <w:p w:rsidR="00000000" w:rsidDel="00000000" w:rsidP="00000000" w:rsidRDefault="00000000" w:rsidRPr="00000000" w14:paraId="000001F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Forms</w:t>
      </w:r>
    </w:p>
    <w:p w:rsidR="00000000" w:rsidDel="00000000" w:rsidP="00000000" w:rsidRDefault="00000000" w:rsidRPr="00000000" w14:paraId="000001F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Chatbot</w:t>
      </w:r>
    </w:p>
    <w:p w:rsidR="00000000" w:rsidDel="00000000" w:rsidP="00000000" w:rsidRDefault="00000000" w:rsidRPr="00000000" w14:paraId="000001FF">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Email</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Lead flow:</w:t>
      </w:r>
    </w:p>
    <w:p w:rsidR="00000000" w:rsidDel="00000000" w:rsidP="00000000" w:rsidRDefault="00000000" w:rsidRPr="00000000" w14:paraId="000002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Website</w:t>
        <w:br w:type="textWrapping"/>
        <w:t xml:space="preserve"> ↓</w:t>
        <w:br w:type="textWrapping"/>
        <w:t xml:space="preserve"> HubSpot</w:t>
        <w:br w:type="textWrapping"/>
        <w:t xml:space="preserve"> ↓</w:t>
        <w:br w:type="textWrapping"/>
        <w:t xml:space="preserve"> AI Qualification</w:t>
        <w:br w:type="textWrapping"/>
        <w:t xml:space="preserve"> ↓</w:t>
        <w:br w:type="textWrapping"/>
        <w:t xml:space="preserve"> Meeting Scheduler</w:t>
      </w:r>
    </w:p>
    <w:p w:rsidR="00000000" w:rsidDel="00000000" w:rsidP="00000000" w:rsidRDefault="00000000" w:rsidRPr="00000000" w14:paraId="000002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22"/>
          <w:szCs w:val="22"/>
        </w:rPr>
      </w:pPr>
      <w:bookmarkStart w:colFirst="0" w:colLast="0" w:name="_ctgmuqcae8uf" w:id="61"/>
      <w:bookmarkEnd w:id="61"/>
      <w:r w:rsidDel="00000000" w:rsidR="00000000" w:rsidRPr="00000000">
        <w:rPr>
          <w:b w:val="1"/>
          <w:bCs w:val="1"/>
          <w:sz w:val="22"/>
          <w:szCs w:val="22"/>
          <w:rtl w:val="0"/>
        </w:rPr>
        <w:t xml:space="preserve">Analytics Stack</w:t>
      </w:r>
    </w:p>
    <w:p w:rsidR="00000000" w:rsidDel="00000000" w:rsidP="00000000" w:rsidRDefault="00000000" w:rsidRPr="00000000" w14:paraId="00000204">
      <w:pPr>
        <w:pStyle w:val="Heading2"/>
        <w:keepNext w:val="0"/>
        <w:keepLines w:val="0"/>
        <w:spacing w:after="80" w:lineRule="auto"/>
        <w:rPr>
          <w:b w:val="1"/>
          <w:bCs w:val="1"/>
          <w:color w:val="ff0000"/>
          <w:sz w:val="22"/>
          <w:szCs w:val="22"/>
        </w:rPr>
      </w:pPr>
      <w:bookmarkStart w:colFirst="0" w:colLast="0" w:name="_l1nn8d2jqjvj" w:id="62"/>
      <w:bookmarkEnd w:id="62"/>
      <w:r w:rsidDel="00000000" w:rsidR="00000000" w:rsidRPr="00000000">
        <w:rPr>
          <w:b w:val="1"/>
          <w:bCs w:val="1"/>
          <w:color w:val="ff0000"/>
          <w:sz w:val="22"/>
          <w:szCs w:val="22"/>
          <w:rtl w:val="0"/>
        </w:rPr>
        <w:t xml:space="preserve">Google Analytics 4</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Track:</w:t>
      </w:r>
    </w:p>
    <w:p w:rsidR="00000000" w:rsidDel="00000000" w:rsidP="00000000" w:rsidRDefault="00000000" w:rsidRPr="00000000" w14:paraId="00000206">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Form submissions</w:t>
      </w:r>
    </w:p>
    <w:p w:rsidR="00000000" w:rsidDel="00000000" w:rsidP="00000000" w:rsidRDefault="00000000" w:rsidRPr="00000000" w14:paraId="00000207">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CTA clicks</w:t>
      </w:r>
    </w:p>
    <w:p w:rsidR="00000000" w:rsidDel="00000000" w:rsidP="00000000" w:rsidRDefault="00000000" w:rsidRPr="00000000" w14:paraId="00000208">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Downloads</w:t>
      </w:r>
    </w:p>
    <w:p w:rsidR="00000000" w:rsidDel="00000000" w:rsidP="00000000" w:rsidRDefault="00000000" w:rsidRPr="00000000" w14:paraId="00000209">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AI chatbot usage</w:t>
      </w:r>
    </w:p>
    <w:p w:rsidR="00000000" w:rsidDel="00000000" w:rsidP="00000000" w:rsidRDefault="00000000" w:rsidRPr="00000000" w14:paraId="000002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color w:val="ff0000"/>
          <w:sz w:val="22"/>
          <w:szCs w:val="22"/>
        </w:rPr>
      </w:pPr>
      <w:bookmarkStart w:colFirst="0" w:colLast="0" w:name="_ou941bs1ikzt" w:id="63"/>
      <w:bookmarkEnd w:id="63"/>
      <w:r w:rsidDel="00000000" w:rsidR="00000000" w:rsidRPr="00000000">
        <w:rPr>
          <w:b w:val="1"/>
          <w:bCs w:val="1"/>
          <w:color w:val="ff0000"/>
          <w:sz w:val="22"/>
          <w:szCs w:val="22"/>
          <w:rtl w:val="0"/>
        </w:rPr>
        <w:t xml:space="preserve">BigQuery</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Export GA4 data.</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Create dashboards.</w:t>
      </w:r>
    </w:p>
    <w:p w:rsidR="00000000" w:rsidDel="00000000" w:rsidP="00000000" w:rsidRDefault="00000000" w:rsidRPr="00000000" w14:paraId="000002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color w:val="ff0000"/>
          <w:sz w:val="22"/>
          <w:szCs w:val="22"/>
        </w:rPr>
      </w:pPr>
      <w:bookmarkStart w:colFirst="0" w:colLast="0" w:name="_6m14jexjxtg8" w:id="64"/>
      <w:bookmarkEnd w:id="64"/>
      <w:r w:rsidDel="00000000" w:rsidR="00000000" w:rsidRPr="00000000">
        <w:rPr>
          <w:b w:val="1"/>
          <w:bCs w:val="1"/>
          <w:color w:val="ff0000"/>
          <w:sz w:val="22"/>
          <w:szCs w:val="22"/>
          <w:rtl w:val="0"/>
        </w:rPr>
        <w:t xml:space="preserve">Looker Studio</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Executive dashboards.</w:t>
      </w:r>
    </w:p>
    <w:p w:rsidR="00000000" w:rsidDel="00000000" w:rsidP="00000000" w:rsidRDefault="00000000" w:rsidRPr="00000000" w14:paraId="000002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color w:val="ff0000"/>
          <w:sz w:val="22"/>
          <w:szCs w:val="22"/>
        </w:rPr>
      </w:pPr>
      <w:bookmarkStart w:colFirst="0" w:colLast="0" w:name="_4dm0wmkntivv" w:id="65"/>
      <w:bookmarkEnd w:id="65"/>
      <w:r w:rsidDel="00000000" w:rsidR="00000000" w:rsidRPr="00000000">
        <w:rPr>
          <w:b w:val="1"/>
          <w:bCs w:val="1"/>
          <w:color w:val="ff0000"/>
          <w:sz w:val="22"/>
          <w:szCs w:val="22"/>
          <w:rtl w:val="0"/>
        </w:rPr>
        <w:t xml:space="preserve">Migration Plan</w:t>
      </w:r>
    </w:p>
    <w:p w:rsidR="00000000" w:rsidDel="00000000" w:rsidP="00000000" w:rsidRDefault="00000000" w:rsidRPr="00000000" w14:paraId="00000213">
      <w:pPr>
        <w:pStyle w:val="Heading2"/>
        <w:keepNext w:val="0"/>
        <w:keepLines w:val="0"/>
        <w:spacing w:after="80" w:lineRule="auto"/>
        <w:rPr>
          <w:b w:val="1"/>
          <w:bCs w:val="1"/>
          <w:sz w:val="22"/>
          <w:szCs w:val="22"/>
        </w:rPr>
      </w:pPr>
      <w:bookmarkStart w:colFirst="0" w:colLast="0" w:name="_s7uti03wv2pf" w:id="66"/>
      <w:bookmarkEnd w:id="66"/>
      <w:r w:rsidDel="00000000" w:rsidR="00000000" w:rsidRPr="00000000">
        <w:rPr>
          <w:b w:val="1"/>
          <w:bCs w:val="1"/>
          <w:sz w:val="22"/>
          <w:szCs w:val="22"/>
          <w:rtl w:val="0"/>
        </w:rPr>
        <w:t xml:space="preserve">Phase 1 (2 Weeks)</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Audit</w:t>
      </w:r>
    </w:p>
    <w:p w:rsidR="00000000" w:rsidDel="00000000" w:rsidP="00000000" w:rsidRDefault="00000000" w:rsidRPr="00000000" w14:paraId="00000215">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Pages</w:t>
      </w:r>
    </w:p>
    <w:p w:rsidR="00000000" w:rsidDel="00000000" w:rsidP="00000000" w:rsidRDefault="00000000" w:rsidRPr="00000000" w14:paraId="00000216">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Content</w:t>
      </w:r>
    </w:p>
    <w:p w:rsidR="00000000" w:rsidDel="00000000" w:rsidP="00000000" w:rsidRDefault="00000000" w:rsidRPr="00000000" w14:paraId="00000217">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SEO</w:t>
      </w:r>
    </w:p>
    <w:p w:rsidR="00000000" w:rsidDel="00000000" w:rsidP="00000000" w:rsidRDefault="00000000" w:rsidRPr="00000000" w14:paraId="00000218">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Assets</w:t>
      </w:r>
    </w:p>
    <w:p w:rsidR="00000000" w:rsidDel="00000000" w:rsidP="00000000" w:rsidRDefault="00000000" w:rsidRPr="00000000" w14:paraId="0000021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22"/>
          <w:szCs w:val="22"/>
        </w:rPr>
      </w:pPr>
      <w:bookmarkStart w:colFirst="0" w:colLast="0" w:name="_6x3f6jhl4zqw" w:id="67"/>
      <w:bookmarkEnd w:id="67"/>
      <w:r w:rsidDel="00000000" w:rsidR="00000000" w:rsidRPr="00000000">
        <w:rPr>
          <w:b w:val="1"/>
          <w:bCs w:val="1"/>
          <w:sz w:val="22"/>
          <w:szCs w:val="22"/>
          <w:rtl w:val="0"/>
        </w:rPr>
        <w:t xml:space="preserve">Phase 2 (3 Weeks)</w:t>
      </w:r>
    </w:p>
    <w:p w:rsidR="00000000" w:rsidDel="00000000" w:rsidP="00000000" w:rsidRDefault="00000000" w:rsidRPr="00000000" w14:paraId="0000021B">
      <w:pPr>
        <w:spacing w:after="240" w:before="240" w:lineRule="auto"/>
        <w:rPr>
          <w:b w:val="1"/>
          <w:bCs w:val="1"/>
          <w:color w:val="ff0000"/>
        </w:rPr>
      </w:pPr>
      <w:r w:rsidDel="00000000" w:rsidR="00000000" w:rsidRPr="00000000">
        <w:rPr>
          <w:b w:val="1"/>
          <w:bCs w:val="1"/>
          <w:color w:val="ff0000"/>
          <w:rtl w:val="0"/>
        </w:rPr>
        <w:t xml:space="preserve">UX Strategy</w:t>
      </w:r>
    </w:p>
    <w:p w:rsidR="00000000" w:rsidDel="00000000" w:rsidP="00000000" w:rsidRDefault="00000000" w:rsidRPr="00000000" w14:paraId="0000021C">
      <w:pPr>
        <w:numPr>
          <w:ilvl w:val="0"/>
          <w:numId w:val="7"/>
        </w:numPr>
        <w:spacing w:after="0" w:afterAutospacing="0" w:before="240" w:lineRule="auto"/>
        <w:ind w:left="720" w:hanging="360"/>
        <w:rPr>
          <w:b w:val="1"/>
          <w:bCs w:val="1"/>
        </w:rPr>
      </w:pPr>
      <w:r w:rsidDel="00000000" w:rsidR="00000000" w:rsidRPr="00000000">
        <w:rPr>
          <w:b w:val="1"/>
          <w:bCs w:val="1"/>
          <w:rtl w:val="0"/>
        </w:rPr>
        <w:t xml:space="preserve">Site architecture</w:t>
      </w:r>
    </w:p>
    <w:p w:rsidR="00000000" w:rsidDel="00000000" w:rsidP="00000000" w:rsidRDefault="00000000" w:rsidRPr="00000000" w14:paraId="0000021D">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User journeys</w:t>
      </w:r>
    </w:p>
    <w:p w:rsidR="00000000" w:rsidDel="00000000" w:rsidP="00000000" w:rsidRDefault="00000000" w:rsidRPr="00000000" w14:paraId="0000021E">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Wireframes</w:t>
      </w:r>
    </w:p>
    <w:p w:rsidR="00000000" w:rsidDel="00000000" w:rsidP="00000000" w:rsidRDefault="00000000" w:rsidRPr="00000000" w14:paraId="0000021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22"/>
          <w:szCs w:val="22"/>
        </w:rPr>
      </w:pPr>
      <w:bookmarkStart w:colFirst="0" w:colLast="0" w:name="_a934hx91vxqm" w:id="68"/>
      <w:bookmarkEnd w:id="68"/>
      <w:r w:rsidDel="00000000" w:rsidR="00000000" w:rsidRPr="00000000">
        <w:rPr>
          <w:b w:val="1"/>
          <w:bCs w:val="1"/>
          <w:sz w:val="22"/>
          <w:szCs w:val="22"/>
          <w:rtl w:val="0"/>
        </w:rPr>
        <w:t xml:space="preserve">Phase 3 (4 Weeks)</w:t>
      </w:r>
    </w:p>
    <w:p w:rsidR="00000000" w:rsidDel="00000000" w:rsidP="00000000" w:rsidRDefault="00000000" w:rsidRPr="00000000" w14:paraId="00000221">
      <w:pPr>
        <w:spacing w:after="240" w:before="240" w:lineRule="auto"/>
        <w:rPr>
          <w:b w:val="1"/>
          <w:bCs w:val="1"/>
          <w:color w:val="ff0000"/>
        </w:rPr>
      </w:pPr>
      <w:r w:rsidDel="00000000" w:rsidR="00000000" w:rsidRPr="00000000">
        <w:rPr>
          <w:b w:val="1"/>
          <w:bCs w:val="1"/>
          <w:color w:val="ff0000"/>
          <w:rtl w:val="0"/>
        </w:rPr>
        <w:t xml:space="preserve">Design System</w:t>
      </w:r>
    </w:p>
    <w:p w:rsidR="00000000" w:rsidDel="00000000" w:rsidP="00000000" w:rsidRDefault="00000000" w:rsidRPr="00000000" w14:paraId="00000222">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Typography</w:t>
      </w:r>
    </w:p>
    <w:p w:rsidR="00000000" w:rsidDel="00000000" w:rsidP="00000000" w:rsidRDefault="00000000" w:rsidRPr="00000000" w14:paraId="00000223">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Components</w:t>
      </w:r>
    </w:p>
    <w:p w:rsidR="00000000" w:rsidDel="00000000" w:rsidP="00000000" w:rsidRDefault="00000000" w:rsidRPr="00000000" w14:paraId="00000224">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Brand refresh</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Built in Figma.</w:t>
      </w:r>
    </w:p>
    <w:p w:rsidR="00000000" w:rsidDel="00000000" w:rsidP="00000000" w:rsidRDefault="00000000" w:rsidRPr="00000000" w14:paraId="0000022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22"/>
          <w:szCs w:val="22"/>
        </w:rPr>
      </w:pPr>
      <w:bookmarkStart w:colFirst="0" w:colLast="0" w:name="_2gg71vhtzt9s" w:id="69"/>
      <w:bookmarkEnd w:id="69"/>
      <w:r w:rsidDel="00000000" w:rsidR="00000000" w:rsidRPr="00000000">
        <w:rPr>
          <w:b w:val="1"/>
          <w:bCs w:val="1"/>
          <w:sz w:val="22"/>
          <w:szCs w:val="22"/>
          <w:rtl w:val="0"/>
        </w:rPr>
        <w:t xml:space="preserve">Phase 4 (4–6 Weeks)</w:t>
      </w:r>
    </w:p>
    <w:p w:rsidR="00000000" w:rsidDel="00000000" w:rsidP="00000000" w:rsidRDefault="00000000" w:rsidRPr="00000000" w14:paraId="00000228">
      <w:pPr>
        <w:spacing w:after="240" w:before="240" w:lineRule="auto"/>
        <w:rPr>
          <w:b w:val="1"/>
          <w:bCs w:val="1"/>
          <w:color w:val="ff0000"/>
        </w:rPr>
      </w:pPr>
      <w:r w:rsidDel="00000000" w:rsidR="00000000" w:rsidRPr="00000000">
        <w:rPr>
          <w:b w:val="1"/>
          <w:bCs w:val="1"/>
          <w:color w:val="ff0000"/>
          <w:rtl w:val="0"/>
        </w:rPr>
        <w:t xml:space="preserve">Development</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Next.js + Firebase</w:t>
      </w:r>
    </w:p>
    <w:p w:rsidR="00000000" w:rsidDel="00000000" w:rsidP="00000000" w:rsidRDefault="00000000" w:rsidRPr="00000000" w14:paraId="000002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22"/>
          <w:szCs w:val="22"/>
        </w:rPr>
      </w:pPr>
      <w:bookmarkStart w:colFirst="0" w:colLast="0" w:name="_yyznm0emf63t" w:id="70"/>
      <w:bookmarkEnd w:id="70"/>
      <w:r w:rsidDel="00000000" w:rsidR="00000000" w:rsidRPr="00000000">
        <w:rPr>
          <w:b w:val="1"/>
          <w:bCs w:val="1"/>
          <w:sz w:val="22"/>
          <w:szCs w:val="22"/>
          <w:rtl w:val="0"/>
        </w:rPr>
        <w:t xml:space="preserve">Phase 5 (2 Weeks)</w:t>
      </w:r>
    </w:p>
    <w:p w:rsidR="00000000" w:rsidDel="00000000" w:rsidP="00000000" w:rsidRDefault="00000000" w:rsidRPr="00000000" w14:paraId="0000022C">
      <w:pPr>
        <w:spacing w:after="240" w:before="240" w:lineRule="auto"/>
        <w:rPr>
          <w:b w:val="1"/>
          <w:bCs w:val="1"/>
          <w:color w:val="ff0000"/>
        </w:rPr>
      </w:pPr>
      <w:r w:rsidDel="00000000" w:rsidR="00000000" w:rsidRPr="00000000">
        <w:rPr>
          <w:b w:val="1"/>
          <w:bCs w:val="1"/>
          <w:color w:val="ff0000"/>
          <w:rtl w:val="0"/>
        </w:rPr>
        <w:t xml:space="preserve">AI Integration</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 Gemini</w:t>
        <w:br w:type="textWrapping"/>
        <w:t xml:space="preserve"> AI Studio</w:t>
        <w:br w:type="textWrapping"/>
        <w:t xml:space="preserve"> Vertex AI</w:t>
      </w:r>
    </w:p>
    <w:p w:rsidR="00000000" w:rsidDel="00000000" w:rsidP="00000000" w:rsidRDefault="00000000" w:rsidRPr="00000000" w14:paraId="0000022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22"/>
          <w:szCs w:val="22"/>
        </w:rPr>
      </w:pPr>
      <w:bookmarkStart w:colFirst="0" w:colLast="0" w:name="_mdi6qmo9tn1t" w:id="71"/>
      <w:bookmarkEnd w:id="71"/>
      <w:r w:rsidDel="00000000" w:rsidR="00000000" w:rsidRPr="00000000">
        <w:rPr>
          <w:b w:val="1"/>
          <w:bCs w:val="1"/>
          <w:sz w:val="22"/>
          <w:szCs w:val="22"/>
          <w:rtl w:val="0"/>
        </w:rPr>
        <w:t xml:space="preserve">Phase 6 (1 Week)</w:t>
      </w:r>
    </w:p>
    <w:p w:rsidR="00000000" w:rsidDel="00000000" w:rsidP="00000000" w:rsidRDefault="00000000" w:rsidRPr="00000000" w14:paraId="00000230">
      <w:pPr>
        <w:spacing w:after="240" w:before="240" w:lineRule="auto"/>
        <w:rPr>
          <w:b w:val="1"/>
          <w:bCs w:val="1"/>
          <w:color w:val="ff0000"/>
        </w:rPr>
      </w:pPr>
      <w:r w:rsidDel="00000000" w:rsidR="00000000" w:rsidRPr="00000000">
        <w:rPr>
          <w:b w:val="1"/>
          <w:bCs w:val="1"/>
          <w:color w:val="ff0000"/>
          <w:rtl w:val="0"/>
        </w:rPr>
        <w:t xml:space="preserve">Testing</w:t>
      </w:r>
    </w:p>
    <w:p w:rsidR="00000000" w:rsidDel="00000000" w:rsidP="00000000" w:rsidRDefault="00000000" w:rsidRPr="00000000" w14:paraId="00000231">
      <w:pPr>
        <w:numPr>
          <w:ilvl w:val="0"/>
          <w:numId w:val="3"/>
        </w:numPr>
        <w:spacing w:after="0" w:afterAutospacing="0" w:before="240" w:lineRule="auto"/>
        <w:ind w:left="720" w:hanging="360"/>
        <w:rPr>
          <w:b w:val="1"/>
          <w:bCs w:val="1"/>
        </w:rPr>
      </w:pPr>
      <w:r w:rsidDel="00000000" w:rsidR="00000000" w:rsidRPr="00000000">
        <w:rPr>
          <w:b w:val="1"/>
          <w:bCs w:val="1"/>
          <w:rtl w:val="0"/>
        </w:rPr>
        <w:t xml:space="preserve">SEO</w:t>
      </w:r>
    </w:p>
    <w:p w:rsidR="00000000" w:rsidDel="00000000" w:rsidP="00000000" w:rsidRDefault="00000000" w:rsidRPr="00000000" w14:paraId="0000023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Performance</w:t>
      </w:r>
    </w:p>
    <w:p w:rsidR="00000000" w:rsidDel="00000000" w:rsidP="00000000" w:rsidRDefault="00000000" w:rsidRPr="00000000" w14:paraId="0000023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Accessibility</w:t>
      </w:r>
    </w:p>
    <w:p w:rsidR="00000000" w:rsidDel="00000000" w:rsidP="00000000" w:rsidRDefault="00000000" w:rsidRPr="00000000" w14:paraId="00000234">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Security</w:t>
      </w:r>
    </w:p>
    <w:p w:rsidR="00000000" w:rsidDel="00000000" w:rsidP="00000000" w:rsidRDefault="00000000" w:rsidRPr="00000000" w14:paraId="00000235">
      <w:pPr>
        <w:rPr>
          <w:b w:val="1"/>
          <w:bCs w:val="1"/>
          <w:color w:val="ff0000"/>
          <w:sz w:val="22"/>
          <w:szCs w:val="22"/>
        </w:rPr>
      </w:pPr>
      <w:r w:rsidDel="00000000" w:rsidR="00000000" w:rsidRPr="00000000">
        <w:pict>
          <v:rect style="width:0.0pt;height:1.5pt" o:hr="t" o:hrstd="t" o:hralign="center" fillcolor="#A0A0A0" stroked="f"/>
        </w:pict>
      </w:r>
      <w:r w:rsidDel="00000000" w:rsidR="00000000" w:rsidRPr="00000000">
        <w:rPr>
          <w:b w:val="1"/>
          <w:bCs w:val="1"/>
          <w:color w:val="ff0000"/>
          <w:sz w:val="22"/>
          <w:szCs w:val="22"/>
          <w:rtl w:val="0"/>
        </w:rPr>
        <w:t xml:space="preserve">Phase 7</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Go Live</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 Redirects</w:t>
        <w:br w:type="textWrapping"/>
        <w:t xml:space="preserve"> Analytics</w:t>
        <w:br w:type="textWrapping"/>
        <w:t xml:space="preserve"> Search Console</w:t>
      </w:r>
    </w:p>
    <w:p w:rsidR="00000000" w:rsidDel="00000000" w:rsidP="00000000" w:rsidRDefault="00000000" w:rsidRPr="00000000" w14:paraId="0000023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color w:val="ff0000"/>
          <w:sz w:val="22"/>
          <w:szCs w:val="22"/>
        </w:rPr>
      </w:pPr>
      <w:bookmarkStart w:colFirst="0" w:colLast="0" w:name="_vwg2rdcz71vb" w:id="72"/>
      <w:bookmarkEnd w:id="72"/>
      <w:r w:rsidDel="00000000" w:rsidR="00000000" w:rsidRPr="00000000">
        <w:rPr>
          <w:b w:val="1"/>
          <w:bCs w:val="1"/>
          <w:color w:val="ff0000"/>
          <w:sz w:val="22"/>
          <w:szCs w:val="22"/>
          <w:rtl w:val="0"/>
        </w:rPr>
        <w:t xml:space="preserve">Estimated Monthly Cost</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5085"/>
        <w:tblGridChange w:id="0">
          <w:tblGrid>
            <w:gridCol w:w="1860"/>
            <w:gridCol w:w="5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b w:val="1"/>
                <w:bCs w:val="1"/>
              </w:rPr>
            </w:pPr>
            <w:r w:rsidDel="00000000" w:rsidR="00000000" w:rsidRPr="00000000">
              <w:rPr>
                <w:b w:val="1"/>
                <w:bCs w:val="1"/>
                <w:rtl w:val="0"/>
              </w:rPr>
              <w:t xml:space="preserve">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Firebase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b w:val="1"/>
                <w:bCs w:val="1"/>
              </w:rPr>
            </w:pPr>
            <w:r w:rsidDel="00000000" w:rsidR="00000000" w:rsidRPr="00000000">
              <w:rPr>
                <w:b w:val="1"/>
                <w:bCs w:val="1"/>
                <w:rtl w:val="0"/>
              </w:rPr>
              <w:t xml:space="preserve">$0–25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b w:val="1"/>
                <w:bCs w:val="1"/>
              </w:rPr>
            </w:pPr>
            <w:r w:rsidDel="00000000" w:rsidR="00000000" w:rsidRPr="00000000">
              <w:rPr>
                <w:b w:val="1"/>
                <w:bCs w:val="1"/>
                <w:rtl w:val="0"/>
              </w:rPr>
              <w:t xml:space="preserve">Firestore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b w:val="1"/>
                <w:bCs w:val="1"/>
              </w:rPr>
            </w:pPr>
            <w:r w:rsidDel="00000000" w:rsidR="00000000" w:rsidRPr="00000000">
              <w:rPr>
                <w:b w:val="1"/>
                <w:bCs w:val="1"/>
                <w:rtl w:val="0"/>
              </w:rPr>
              <w:t xml:space="preserve">$5–50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b w:val="1"/>
                <w:bCs w:val="1"/>
              </w:rPr>
            </w:pPr>
            <w:r w:rsidDel="00000000" w:rsidR="00000000" w:rsidRPr="00000000">
              <w:rPr>
                <w:b w:val="1"/>
                <w:bCs w:val="1"/>
                <w:rtl w:val="0"/>
              </w:rPr>
              <w:t xml:space="preserve">Google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b w:val="1"/>
                <w:bCs w:val="1"/>
              </w:rPr>
            </w:pPr>
            <w:r w:rsidDel="00000000" w:rsidR="00000000" w:rsidRPr="00000000">
              <w:rPr>
                <w:b w:val="1"/>
                <w:bCs w:val="1"/>
                <w:rtl w:val="0"/>
              </w:rPr>
              <w:t xml:space="preserve">$5–20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b w:val="1"/>
                <w:bCs w:val="1"/>
              </w:rPr>
            </w:pPr>
            <w:r w:rsidDel="00000000" w:rsidR="00000000" w:rsidRPr="00000000">
              <w:rPr>
                <w:b w:val="1"/>
                <w:bCs w:val="1"/>
                <w:rtl w:val="0"/>
              </w:rPr>
              <w:t xml:space="preserve">Gemini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b w:val="1"/>
                <w:bCs w:val="1"/>
              </w:rPr>
            </w:pPr>
            <w:r w:rsidDel="00000000" w:rsidR="00000000" w:rsidRPr="00000000">
              <w:rPr>
                <w:b w:val="1"/>
                <w:bCs w:val="1"/>
                <w:rtl w:val="0"/>
              </w:rPr>
              <w:t xml:space="preserve">$10–100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Workspace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$6–12/user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b w:val="1"/>
                <w:bCs w:val="1"/>
              </w:rPr>
            </w:pPr>
            <w:r w:rsidDel="00000000" w:rsidR="00000000" w:rsidRPr="00000000">
              <w:rPr>
                <w:b w:val="1"/>
                <w:bCs w:val="1"/>
                <w:rtl w:val="0"/>
              </w:rPr>
              <w:t xml:space="preserve">HubSpot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b w:val="1"/>
                <w:bCs w:val="1"/>
              </w:rPr>
            </w:pPr>
            <w:r w:rsidDel="00000000" w:rsidR="00000000" w:rsidRPr="00000000">
              <w:rPr>
                <w:b w:val="1"/>
                <w:bCs w:val="1"/>
                <w:rtl w:val="0"/>
              </w:rPr>
              <w:t xml:space="preserve">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b w:val="1"/>
                <w:bCs w:val="1"/>
              </w:rPr>
            </w:pPr>
            <w:r w:rsidDel="00000000" w:rsidR="00000000" w:rsidRPr="00000000">
              <w:rPr>
                <w:b w:val="1"/>
                <w:bCs w:val="1"/>
                <w:rtl w:val="0"/>
              </w:rPr>
              <w:t xml:space="preserve">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b w:val="1"/>
                <w:bCs w:val="1"/>
              </w:rPr>
            </w:pPr>
            <w:r w:rsidDel="00000000" w:rsidR="00000000" w:rsidRPr="00000000">
              <w:rPr>
                <w:b w:val="1"/>
                <w:bCs w:val="1"/>
                <w:rtl w:val="0"/>
              </w:rPr>
              <w:t xml:space="preserve">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b w:val="1"/>
                <w:bCs w:val="1"/>
              </w:rPr>
            </w:pPr>
            <w:r w:rsidDel="00000000" w:rsidR="00000000" w:rsidRPr="00000000">
              <w:rPr>
                <w:b w:val="1"/>
                <w:bCs w:val="1"/>
                <w:rtl w:val="0"/>
              </w:rPr>
              <w:t xml:space="preserve">GA4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Free</w:t>
            </w:r>
          </w:p>
        </w:tc>
      </w:tr>
    </w:tbl>
    <w:p w:rsidR="00000000" w:rsidDel="00000000" w:rsidP="00000000" w:rsidRDefault="00000000" w:rsidRPr="00000000" w14:paraId="0000024C">
      <w:pPr>
        <w:pStyle w:val="Heading3"/>
        <w:keepNext w:val="0"/>
        <w:keepLines w:val="0"/>
        <w:spacing w:before="280" w:lineRule="auto"/>
        <w:rPr>
          <w:b w:val="1"/>
          <w:bCs w:val="1"/>
          <w:color w:val="ff0000"/>
          <w:sz w:val="22"/>
          <w:szCs w:val="22"/>
        </w:rPr>
      </w:pPr>
      <w:bookmarkStart w:colFirst="0" w:colLast="0" w:name="_311bejf75ll9" w:id="73"/>
      <w:bookmarkEnd w:id="73"/>
      <w:r w:rsidDel="00000000" w:rsidR="00000000" w:rsidRPr="00000000">
        <w:rPr>
          <w:b w:val="1"/>
          <w:bCs w:val="1"/>
          <w:color w:val="ff0000"/>
          <w:sz w:val="22"/>
          <w:szCs w:val="22"/>
          <w:rtl w:val="0"/>
        </w:rPr>
        <w:t xml:space="preserve">Total</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Startup Stage:</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$30–100/month</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Growth Stage:</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$150–500/month</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Enterprise Scale:</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$1,000+/month</w:t>
      </w:r>
    </w:p>
    <w:p w:rsidR="00000000" w:rsidDel="00000000" w:rsidP="00000000" w:rsidRDefault="00000000" w:rsidRPr="00000000" w14:paraId="000002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22"/>
          <w:szCs w:val="22"/>
        </w:rPr>
      </w:pPr>
      <w:bookmarkStart w:colFirst="0" w:colLast="0" w:name="_4c8ykv9kffsl" w:id="74"/>
      <w:bookmarkEnd w:id="74"/>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rPr>
          <w:b w:val="1"/>
          <w:bCs w:val="1"/>
          <w:sz w:val="22"/>
          <w:szCs w:val="22"/>
        </w:rPr>
      </w:pPr>
      <w:bookmarkStart w:colFirst="0" w:colLast="0" w:name="_ii5o2pqkmj9j" w:id="75"/>
      <w:bookmarkEnd w:id="75"/>
      <w:r w:rsidDel="00000000" w:rsidR="00000000" w:rsidRPr="00000000">
        <w:rPr>
          <w:b w:val="1"/>
          <w:bCs w:val="1"/>
          <w:sz w:val="22"/>
          <w:szCs w:val="22"/>
          <w:rtl w:val="0"/>
        </w:rPr>
        <w:t xml:space="preserve">Recommendation for Paige Bradbury</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Do not migrate to WordPress on Google Hosting.</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Build:</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Next.js + Firebase + Gemini + Firestore + Vertex AI + HubSpot</w:t>
      </w:r>
    </w:p>
    <w:p w:rsidR="00000000" w:rsidDel="00000000" w:rsidP="00000000" w:rsidRDefault="00000000" w:rsidRPr="00000000" w14:paraId="00000259">
      <w:pPr>
        <w:spacing w:after="240" w:before="240" w:lineRule="auto"/>
        <w:rPr>
          <w:b w:val="1"/>
          <w:bCs w:val="1"/>
          <w:color w:val="ff0000"/>
        </w:rPr>
      </w:pPr>
      <w:r w:rsidDel="00000000" w:rsidR="00000000" w:rsidRPr="00000000">
        <w:rPr>
          <w:b w:val="1"/>
          <w:bCs w:val="1"/>
          <w:color w:val="ff0000"/>
          <w:rtl w:val="0"/>
        </w:rPr>
        <w:t xml:space="preserve">This gives:</w:t>
      </w:r>
    </w:p>
    <w:p w:rsidR="00000000" w:rsidDel="00000000" w:rsidP="00000000" w:rsidRDefault="00000000" w:rsidRPr="00000000" w14:paraId="000002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Lowest maintenance cost</w:t>
        <w:br w:type="textWrapping"/>
        <w:t xml:space="preserve"> ✅ Fastest performance</w:t>
        <w:br w:type="textWrapping"/>
        <w:t xml:space="preserve"> ✅ AI-native architecture</w:t>
        <w:br w:type="textWrapping"/>
        <w:t xml:space="preserve"> ✅ Google ecosystem alignment</w:t>
        <w:br w:type="textWrapping"/>
        <w:t xml:space="preserve"> ✅ Course platform readiness</w:t>
        <w:br w:type="textWrapping"/>
        <w:t xml:space="preserve"> ✅ Membership readiness</w:t>
        <w:br w:type="textWrapping"/>
        <w:t xml:space="preserve"> ✅ Multi-agent AI future</w:t>
        <w:br w:type="textWrapping"/>
        <w:t xml:space="preserve"> ✅ Scalable to 100,000+ users without rebuilding</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For your roadmap document, position this as "The Bradbury Group AI-Native Digital Ecosystem Transformation", not merely a website redesign. This aligns with Paige's vision of creating a company built around AI assistants, AI workflows, and human expertise.</w:t>
      </w:r>
    </w:p>
    <w:p w:rsidR="00000000" w:rsidDel="00000000" w:rsidP="00000000" w:rsidRDefault="00000000" w:rsidRPr="00000000" w14:paraId="0000025C">
      <w:pPr>
        <w:rPr>
          <w:ins w:author="Sai Aparna Mopuru" w:id="1" w:date="2026-06-17T18:04:17Z"/>
          <w:b w:val="1"/>
          <w:bCs w:val="1"/>
        </w:rPr>
      </w:pPr>
      <w:r w:rsidDel="00000000" w:rsidR="00000000" w:rsidRPr="00000000">
        <w:rPr>
          <w:b w:val="1"/>
          <w:bCs w:val="1"/>
          <w:rtl w:val="0"/>
        </w:rPr>
        <w:t xml:space="preserve"> </w:t>
      </w:r>
      <w:ins w:author="Sai Aparna Mopuru" w:id="1" w:date="2026-06-17T18:04:17Z">
        <w:r w:rsidDel="00000000" w:rsidR="00000000" w:rsidRPr="00000000">
          <w:rPr>
            <w:b w:val="1"/>
            <w:bCs w:val="1"/>
            <w:rtl w:val="0"/>
          </w:rPr>
          <w:t xml:space="preserve">Reference websites from Paige:</w:t>
        </w:r>
      </w:ins>
    </w:p>
    <w:p w:rsidR="00000000" w:rsidDel="00000000" w:rsidP="00000000" w:rsidRDefault="00000000" w:rsidRPr="00000000" w14:paraId="0000025D">
      <w:pPr>
        <w:rPr>
          <w:ins w:author="Sai Aparna Mopuru" w:id="1" w:date="2026-06-17T18:04:17Z"/>
          <w:b w:val="1"/>
          <w:bCs w:val="1"/>
        </w:rPr>
      </w:pPr>
      <w:ins w:author="Sai Aparna Mopuru" w:id="1" w:date="2026-06-17T18:04:17Z">
        <w:r w:rsidDel="00000000" w:rsidR="00000000" w:rsidRPr="00000000">
          <w:rPr>
            <w:rtl w:val="0"/>
          </w:rPr>
        </w:r>
      </w:ins>
    </w:p>
    <w:p w:rsidR="00000000" w:rsidDel="00000000" w:rsidP="00000000" w:rsidRDefault="00000000" w:rsidRPr="00000000" w14:paraId="0000025E">
      <w:pPr>
        <w:rPr>
          <w:ins w:author="Sai Aparna Mopuru" w:id="1" w:date="2026-06-17T18:04:17Z"/>
          <w:b w:val="1"/>
          <w:bCs w:val="1"/>
          <w:rPrChange w:author="Sai Aparna Mopuru" w:id="2" w:date="2026-06-17T18:04:17Z">
            <w:rPr>
              <w:b w:val="1"/>
              <w:bCs w:val="1"/>
            </w:rPr>
          </w:rPrChange>
        </w:rPr>
      </w:pPr>
      <w:ins w:author="Sai Aparna Mopuru" w:id="1" w:date="2026-06-17T18:04:17Z">
        <w:r w:rsidDel="00000000" w:rsidR="00000000" w:rsidRPr="00000000">
          <w:fldChar w:fldCharType="begin"/>
        </w:r>
        <w:r w:rsidDel="00000000" w:rsidR="00000000" w:rsidRPr="00000000">
          <w:instrText xml:space="preserve">HYPERLINK "https://www.correlation-one.com/"</w:instrText>
        </w:r>
        <w:r w:rsidDel="00000000" w:rsidR="00000000" w:rsidRPr="00000000">
          <w:fldChar w:fldCharType="separate"/>
        </w:r>
        <w:r w:rsidDel="00000000" w:rsidR="00000000" w:rsidRPr="00000000">
          <w:rPr>
            <w:rFonts w:ascii="Roboto" w:cs="Roboto" w:eastAsia="Roboto" w:hAnsi="Roboto"/>
            <w:color w:val="0b68cb"/>
            <w:sz w:val="21"/>
            <w:szCs w:val="21"/>
            <w:highlight w:val="white"/>
            <w:u w:val="single"/>
            <w:rtl w:val="0"/>
          </w:rPr>
          <w:t xml:space="preserve">https://www.correlation-one.com/</w:t>
        </w:r>
        <w:r w:rsidDel="00000000" w:rsidR="00000000" w:rsidRPr="00000000">
          <w:fldChar w:fldCharType="end"/>
        </w:r>
        <w:r w:rsidDel="00000000" w:rsidR="00000000" w:rsidRPr="00000000">
          <w:rPr>
            <w:b w:val="1"/>
            <w:bCs w:val="1"/>
            <w:rtl w:val="0"/>
            <w:rPrChange w:author="Sai Aparna Mopuru" w:id="2" w:date="2026-06-17T18:04:17Z">
              <w:rPr>
                <w:b w:val="1"/>
                <w:bCs w:val="1"/>
              </w:rPr>
            </w:rPrChange>
          </w:rPr>
          <w:t xml:space="preserve"> </w:t>
        </w:r>
      </w:ins>
    </w:p>
    <w:p w:rsidR="00000000" w:rsidDel="00000000" w:rsidP="00000000" w:rsidRDefault="00000000" w:rsidRPr="00000000" w14:paraId="0000025F">
      <w:pPr>
        <w:rPr>
          <w:ins w:author="Sai Aparna Mopuru" w:id="1" w:date="2026-06-17T18:04:17Z"/>
          <w:b w:val="1"/>
          <w:bCs w:val="1"/>
          <w:rPrChange w:author="Sai Aparna Mopuru" w:id="2" w:date="2026-06-17T18:04:17Z">
            <w:rPr>
              <w:b w:val="1"/>
              <w:bCs w:val="1"/>
            </w:rPr>
          </w:rPrChange>
        </w:rPr>
      </w:pPr>
      <w:ins w:author="Sai Aparna Mopuru" w:id="1" w:date="2026-06-17T18:04:17Z">
        <w:r w:rsidDel="00000000" w:rsidR="00000000" w:rsidRPr="00000000">
          <w:rPr>
            <w:rtl w:val="0"/>
          </w:rPr>
        </w:r>
      </w:ins>
    </w:p>
    <w:p w:rsidR="00000000" w:rsidDel="00000000" w:rsidP="00000000" w:rsidRDefault="00000000" w:rsidRPr="00000000" w14:paraId="00000260">
      <w:pPr>
        <w:rPr>
          <w:b w:val="1"/>
          <w:bCs w:val="1"/>
        </w:rPr>
      </w:pPr>
      <w:ins w:author="Sai Aparna Mopuru" w:id="1" w:date="2026-06-17T18:04:17Z">
        <w:r w:rsidDel="00000000" w:rsidR="00000000" w:rsidRPr="00000000">
          <w:fldChar w:fldCharType="begin"/>
        </w:r>
        <w:r w:rsidDel="00000000" w:rsidR="00000000" w:rsidRPr="00000000">
          <w:instrText xml:space="preserve">HYPERLINK "https://aimusings.site/"</w:instrText>
        </w:r>
        <w:r w:rsidDel="00000000" w:rsidR="00000000" w:rsidRPr="00000000">
          <w:fldChar w:fldCharType="separate"/>
        </w:r>
        <w:r w:rsidDel="00000000" w:rsidR="00000000" w:rsidRPr="00000000">
          <w:rPr>
            <w:b w:val="1"/>
            <w:bCs w:val="1"/>
            <w:color w:val="1155cc"/>
            <w:u w:val="single"/>
            <w:rtl w:val="0"/>
            <w:rPrChange w:author="Sai Aparna Mopuru" w:id="2" w:date="2026-06-17T18:04:17Z">
              <w:rPr>
                <w:b w:val="1"/>
                <w:bCs w:val="1"/>
                <w:color w:val="1155cc"/>
                <w:u w:val="single"/>
              </w:rPr>
            </w:rPrChange>
          </w:rPr>
          <w:t xml:space="preserve">https://aimusings.site/</w:t>
        </w:r>
        <w:r w:rsidDel="00000000" w:rsidR="00000000" w:rsidRPr="00000000">
          <w:fldChar w:fldCharType="end"/>
        </w:r>
      </w:ins>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commentRangeStart w:id="5"/>
      <w:r w:rsidDel="00000000" w:rsidR="00000000" w:rsidRPr="00000000">
        <w:rPr>
          <w:b w:val="1"/>
          <w:bCs w:val="1"/>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Native OS Inputs: </w:t>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shd w:fill="ffffff" w:val="clear"/>
        <w:spacing w:after="240" w:lineRule="auto"/>
        <w:rPr>
          <w:sz w:val="21"/>
          <w:szCs w:val="21"/>
        </w:rPr>
      </w:pPr>
      <w:r w:rsidDel="00000000" w:rsidR="00000000" w:rsidRPr="00000000">
        <w:rPr>
          <w:sz w:val="21"/>
          <w:szCs w:val="21"/>
          <w:rtl w:val="0"/>
        </w:rPr>
        <w:t xml:space="preserve">The summer camp curriculum is structured around the following five modules that map exactly to what we called the "AI Native Growth OS Initiative". We can select which of these modules to focus on for TBG.</w:t>
      </w:r>
    </w:p>
    <w:p w:rsidR="00000000" w:rsidDel="00000000" w:rsidP="00000000" w:rsidRDefault="00000000" w:rsidRPr="00000000" w14:paraId="00000268">
      <w:pPr>
        <w:numPr>
          <w:ilvl w:val="0"/>
          <w:numId w:val="24"/>
        </w:numPr>
        <w:shd w:fill="ffffff" w:val="clear"/>
        <w:spacing w:after="0" w:afterAutospacing="0" w:lineRule="auto"/>
        <w:ind w:left="940" w:hanging="360"/>
      </w:pPr>
      <w:r w:rsidDel="00000000" w:rsidR="00000000" w:rsidRPr="00000000">
        <w:rPr>
          <w:b w:val="1"/>
          <w:bCs w:val="1"/>
          <w:sz w:val="21"/>
          <w:szCs w:val="21"/>
          <w:rtl w:val="0"/>
        </w:rPr>
        <w:t xml:space="preserve">Communication OS</w:t>
      </w:r>
      <w:r w:rsidDel="00000000" w:rsidR="00000000" w:rsidRPr="00000000">
        <w:rPr>
          <w:sz w:val="21"/>
          <w:szCs w:val="21"/>
          <w:rtl w:val="0"/>
        </w:rPr>
        <w:t xml:space="preserve"> - agents interact with customers through your existing channels</w:t>
      </w:r>
    </w:p>
    <w:p w:rsidR="00000000" w:rsidDel="00000000" w:rsidP="00000000" w:rsidRDefault="00000000" w:rsidRPr="00000000" w14:paraId="00000269">
      <w:pPr>
        <w:numPr>
          <w:ilvl w:val="0"/>
          <w:numId w:val="24"/>
        </w:numPr>
        <w:shd w:fill="ffffff" w:val="clear"/>
        <w:spacing w:after="0" w:afterAutospacing="0" w:lineRule="auto"/>
        <w:ind w:left="940" w:hanging="360"/>
      </w:pPr>
      <w:r w:rsidDel="00000000" w:rsidR="00000000" w:rsidRPr="00000000">
        <w:rPr>
          <w:b w:val="1"/>
          <w:bCs w:val="1"/>
          <w:sz w:val="21"/>
          <w:szCs w:val="21"/>
          <w:rtl w:val="0"/>
        </w:rPr>
        <w:t xml:space="preserve">Intelligence OS</w:t>
      </w:r>
      <w:r w:rsidDel="00000000" w:rsidR="00000000" w:rsidRPr="00000000">
        <w:rPr>
          <w:sz w:val="21"/>
          <w:szCs w:val="21"/>
          <w:rtl w:val="0"/>
        </w:rPr>
        <w:t xml:space="preserve"> - converts messy inputs (PDFs, emails, training content) into structured, queryable data</w:t>
      </w:r>
    </w:p>
    <w:p w:rsidR="00000000" w:rsidDel="00000000" w:rsidP="00000000" w:rsidRDefault="00000000" w:rsidRPr="00000000" w14:paraId="0000026A">
      <w:pPr>
        <w:numPr>
          <w:ilvl w:val="0"/>
          <w:numId w:val="24"/>
        </w:numPr>
        <w:shd w:fill="ffffff" w:val="clear"/>
        <w:spacing w:after="0" w:afterAutospacing="0" w:lineRule="auto"/>
        <w:ind w:left="940" w:hanging="360"/>
      </w:pPr>
      <w:r w:rsidDel="00000000" w:rsidR="00000000" w:rsidRPr="00000000">
        <w:rPr>
          <w:b w:val="1"/>
          <w:bCs w:val="1"/>
          <w:sz w:val="21"/>
          <w:szCs w:val="21"/>
          <w:rtl w:val="0"/>
        </w:rPr>
        <w:t xml:space="preserve">Production OS</w:t>
      </w:r>
      <w:r w:rsidDel="00000000" w:rsidR="00000000" w:rsidRPr="00000000">
        <w:rPr>
          <w:sz w:val="21"/>
          <w:szCs w:val="21"/>
          <w:rtl w:val="0"/>
        </w:rPr>
        <w:t xml:space="preserve"> - agents produce the actual deliverables</w:t>
      </w:r>
    </w:p>
    <w:p w:rsidR="00000000" w:rsidDel="00000000" w:rsidP="00000000" w:rsidRDefault="00000000" w:rsidRPr="00000000" w14:paraId="0000026B">
      <w:pPr>
        <w:numPr>
          <w:ilvl w:val="0"/>
          <w:numId w:val="24"/>
        </w:numPr>
        <w:shd w:fill="ffffff" w:val="clear"/>
        <w:spacing w:after="0" w:afterAutospacing="0" w:lineRule="auto"/>
        <w:ind w:left="940" w:hanging="360"/>
      </w:pPr>
      <w:r w:rsidDel="00000000" w:rsidR="00000000" w:rsidRPr="00000000">
        <w:rPr>
          <w:b w:val="1"/>
          <w:bCs w:val="1"/>
          <w:sz w:val="21"/>
          <w:szCs w:val="21"/>
          <w:rtl w:val="0"/>
        </w:rPr>
        <w:t xml:space="preserve">Trust &amp; Verification OS</w:t>
      </w:r>
      <w:r w:rsidDel="00000000" w:rsidR="00000000" w:rsidRPr="00000000">
        <w:rPr>
          <w:sz w:val="21"/>
          <w:szCs w:val="21"/>
          <w:rtl w:val="0"/>
        </w:rPr>
        <w:t xml:space="preserve"> - outputs are sourced, audited, and defensible before they go out</w:t>
      </w:r>
    </w:p>
    <w:p w:rsidR="00000000" w:rsidDel="00000000" w:rsidP="00000000" w:rsidRDefault="00000000" w:rsidRPr="00000000" w14:paraId="0000026C">
      <w:pPr>
        <w:numPr>
          <w:ilvl w:val="0"/>
          <w:numId w:val="24"/>
        </w:numPr>
        <w:shd w:fill="ffffff" w:val="clear"/>
        <w:spacing w:after="140" w:lineRule="auto"/>
        <w:ind w:left="940" w:hanging="360"/>
      </w:pPr>
      <w:r w:rsidDel="00000000" w:rsidR="00000000" w:rsidRPr="00000000">
        <w:rPr>
          <w:b w:val="1"/>
          <w:bCs w:val="1"/>
          <w:sz w:val="21"/>
          <w:szCs w:val="21"/>
          <w:rtl w:val="0"/>
        </w:rPr>
        <w:t xml:space="preserve">Pipeline Growth OS</w:t>
      </w:r>
      <w:r w:rsidDel="00000000" w:rsidR="00000000" w:rsidRPr="00000000">
        <w:rPr>
          <w:sz w:val="21"/>
          <w:szCs w:val="21"/>
          <w:rtl w:val="0"/>
        </w:rPr>
        <w:t xml:space="preserve"> - each engagement automatically surfaces the next opportunity</w:t>
      </w:r>
    </w:p>
    <w:p w:rsidR="00000000" w:rsidDel="00000000" w:rsidP="00000000" w:rsidRDefault="00000000" w:rsidRPr="00000000" w14:paraId="0000026D">
      <w:pPr>
        <w:shd w:fill="ffffff" w:val="clear"/>
        <w:spacing w:after="240" w:lineRule="auto"/>
        <w:rPr>
          <w:sz w:val="21"/>
          <w:szCs w:val="21"/>
        </w:rPr>
      </w:pPr>
      <w:r w:rsidDel="00000000" w:rsidR="00000000" w:rsidRPr="00000000">
        <w:rPr>
          <w:sz w:val="21"/>
          <w:szCs w:val="21"/>
          <w:rtl w:val="0"/>
        </w:rPr>
        <w:t xml:space="preserve">Paige, in our March call, you said: "The future belongs to those who can design how work gets done, not just do it. That's exactly what this builds: the system that does the work, with you and Aparna designing and governing it.</w:t>
      </w:r>
    </w:p>
    <w:p w:rsidR="00000000" w:rsidDel="00000000" w:rsidP="00000000" w:rsidRDefault="00000000" w:rsidRPr="00000000" w14:paraId="0000026E">
      <w:pPr>
        <w:shd w:fill="ffffff" w:val="clear"/>
        <w:spacing w:after="240" w:lineRule="auto"/>
        <w:rPr>
          <w:sz w:val="21"/>
          <w:szCs w:val="21"/>
        </w:rPr>
      </w:pPr>
      <w:r w:rsidDel="00000000" w:rsidR="00000000" w:rsidRPr="00000000">
        <w:rPr>
          <w:b w:val="1"/>
          <w:bCs w:val="1"/>
          <w:sz w:val="21"/>
          <w:szCs w:val="21"/>
          <w:rtl w:val="0"/>
        </w:rPr>
        <w:t xml:space="preserve">Timeline:</w:t>
      </w:r>
      <w:r w:rsidDel="00000000" w:rsidR="00000000" w:rsidRPr="00000000">
        <w:rPr>
          <w:sz w:val="21"/>
          <w:szCs w:val="21"/>
          <w:rtl w:val="0"/>
        </w:rPr>
        <w:t xml:space="preserve"> I'm on vacation June 27 through July 10. Active build starts July 13. By October 5, the goal is a working agent fleet for TBG.</w:t>
      </w:r>
    </w:p>
    <w:p w:rsidR="00000000" w:rsidDel="00000000" w:rsidP="00000000" w:rsidRDefault="00000000" w:rsidRPr="00000000" w14:paraId="0000026F">
      <w:pPr>
        <w:shd w:fill="ffffff" w:val="clear"/>
        <w:spacing w:after="240" w:lineRule="auto"/>
        <w:rPr>
          <w:sz w:val="21"/>
          <w:szCs w:val="21"/>
        </w:rPr>
      </w:pPr>
      <w:r w:rsidDel="00000000" w:rsidR="00000000" w:rsidRPr="00000000">
        <w:rPr>
          <w:b w:val="1"/>
          <w:bCs w:val="1"/>
          <w:sz w:val="21"/>
          <w:szCs w:val="21"/>
          <w:rtl w:val="0"/>
        </w:rPr>
        <w:t xml:space="preserve">System Access:</w:t>
      </w:r>
      <w:r w:rsidDel="00000000" w:rsidR="00000000" w:rsidRPr="00000000">
        <w:rPr>
          <w:sz w:val="21"/>
          <w:szCs w:val="21"/>
          <w:rtl w:val="0"/>
        </w:rPr>
        <w:t xml:space="preserve"> I'd phase this depending on the need. </w:t>
      </w:r>
    </w:p>
    <w:p w:rsidR="00000000" w:rsidDel="00000000" w:rsidP="00000000" w:rsidRDefault="00000000" w:rsidRPr="00000000" w14:paraId="00000270">
      <w:pPr>
        <w:numPr>
          <w:ilvl w:val="0"/>
          <w:numId w:val="14"/>
        </w:numPr>
        <w:shd w:fill="ffffff" w:val="clear"/>
        <w:spacing w:after="0" w:afterAutospacing="0" w:lineRule="auto"/>
        <w:ind w:left="940" w:hanging="360"/>
      </w:pPr>
      <w:r w:rsidDel="00000000" w:rsidR="00000000" w:rsidRPr="00000000">
        <w:rPr>
          <w:b w:val="1"/>
          <w:bCs w:val="1"/>
          <w:sz w:val="21"/>
          <w:szCs w:val="21"/>
          <w:rtl w:val="0"/>
        </w:rPr>
        <w:t xml:space="preserve">ClickUp</w:t>
      </w:r>
      <w:r w:rsidDel="00000000" w:rsidR="00000000" w:rsidRPr="00000000">
        <w:rPr>
          <w:sz w:val="21"/>
          <w:szCs w:val="21"/>
          <w:rtl w:val="0"/>
        </w:rPr>
        <w:t xml:space="preserve"> - editor/admin access (CRM structure, automations, workflows)</w:t>
      </w:r>
    </w:p>
    <w:p w:rsidR="00000000" w:rsidDel="00000000" w:rsidP="00000000" w:rsidRDefault="00000000" w:rsidRPr="00000000" w14:paraId="00000271">
      <w:pPr>
        <w:numPr>
          <w:ilvl w:val="0"/>
          <w:numId w:val="14"/>
        </w:numPr>
        <w:shd w:fill="ffffff" w:val="clear"/>
        <w:spacing w:after="0" w:afterAutospacing="0" w:lineRule="auto"/>
        <w:ind w:left="940" w:hanging="360"/>
      </w:pPr>
      <w:r w:rsidDel="00000000" w:rsidR="00000000" w:rsidRPr="00000000">
        <w:rPr>
          <w:b w:val="1"/>
          <w:bCs w:val="1"/>
          <w:sz w:val="21"/>
          <w:szCs w:val="21"/>
          <w:rtl w:val="0"/>
        </w:rPr>
        <w:t xml:space="preserve">MailerLite</w:t>
      </w:r>
      <w:r w:rsidDel="00000000" w:rsidR="00000000" w:rsidRPr="00000000">
        <w:rPr>
          <w:sz w:val="21"/>
          <w:szCs w:val="21"/>
          <w:rtl w:val="0"/>
        </w:rPr>
        <w:t xml:space="preserve"> - admin access (sequences, subscriber data, automation builder)</w:t>
      </w:r>
    </w:p>
    <w:p w:rsidR="00000000" w:rsidDel="00000000" w:rsidP="00000000" w:rsidRDefault="00000000" w:rsidRPr="00000000" w14:paraId="00000272">
      <w:pPr>
        <w:numPr>
          <w:ilvl w:val="0"/>
          <w:numId w:val="14"/>
        </w:numPr>
        <w:shd w:fill="ffffff" w:val="clear"/>
        <w:spacing w:after="140" w:lineRule="auto"/>
        <w:ind w:left="940" w:hanging="360"/>
      </w:pPr>
      <w:r w:rsidDel="00000000" w:rsidR="00000000" w:rsidRPr="00000000">
        <w:rPr>
          <w:b w:val="1"/>
          <w:bCs w:val="1"/>
          <w:sz w:val="21"/>
          <w:szCs w:val="21"/>
          <w:rtl w:val="0"/>
        </w:rPr>
        <w:t xml:space="preserve">Columbus</w:t>
      </w:r>
      <w:r w:rsidDel="00000000" w:rsidR="00000000" w:rsidRPr="00000000">
        <w:rPr>
          <w:sz w:val="21"/>
          <w:szCs w:val="21"/>
          <w:rtl w:val="0"/>
        </w:rPr>
        <w:t xml:space="preserve"> - documentation or developer access so I can see what data it captures and where it routes</w:t>
      </w:r>
    </w:p>
    <w:p w:rsidR="00000000" w:rsidDel="00000000" w:rsidP="00000000" w:rsidRDefault="00000000" w:rsidRPr="00000000" w14:paraId="00000273">
      <w:pPr>
        <w:shd w:fill="ffffff" w:val="clear"/>
        <w:spacing w:after="240" w:lineRule="auto"/>
        <w:rPr>
          <w:sz w:val="21"/>
          <w:szCs w:val="21"/>
        </w:rPr>
      </w:pPr>
      <w:r w:rsidDel="00000000" w:rsidR="00000000" w:rsidRPr="00000000">
        <w:rPr>
          <w:sz w:val="21"/>
          <w:szCs w:val="21"/>
          <w:rtl w:val="0"/>
        </w:rPr>
        <w:t xml:space="preserve">Aparna, you mentioned in March that Columbus currently routes to a centralized intake account and emails to Paige for manual filtering. We would need to discuss if you want to keep that as is or have the agent fleet close it. As we go deeper, I'd also want read access to n8n, Google Forms, and the Vercel/Supabase setup - but those three are the starting point.</w:t>
      </w:r>
    </w:p>
    <w:p w:rsidR="00000000" w:rsidDel="00000000" w:rsidP="00000000" w:rsidRDefault="00000000" w:rsidRPr="00000000" w14:paraId="00000274">
      <w:pPr>
        <w:shd w:fill="ffffff" w:val="clear"/>
        <w:spacing w:after="240" w:lineRule="auto"/>
        <w:rPr>
          <w:sz w:val="21"/>
          <w:szCs w:val="21"/>
        </w:rPr>
      </w:pPr>
      <w:r w:rsidDel="00000000" w:rsidR="00000000" w:rsidRPr="00000000">
        <w:rPr>
          <w:b w:val="1"/>
          <w:bCs w:val="1"/>
          <w:sz w:val="21"/>
          <w:szCs w:val="21"/>
          <w:rtl w:val="0"/>
        </w:rPr>
        <w:t xml:space="preserve">Architecture:</w:t>
      </w:r>
      <w:r w:rsidDel="00000000" w:rsidR="00000000" w:rsidRPr="00000000">
        <w:rPr>
          <w:sz w:val="21"/>
          <w:szCs w:val="21"/>
          <w:rtl w:val="0"/>
        </w:rPr>
        <w:t xml:space="preserve"> To your question about ClickUp and WordPress as command centers - the Growth OS doesn't replace them. ClickUp stays as your CRM and project hub. The Growth OS adds an agent layer on top that operates those tools autonomously, plus:</w:t>
      </w:r>
    </w:p>
    <w:p w:rsidR="00000000" w:rsidDel="00000000" w:rsidP="00000000" w:rsidRDefault="00000000" w:rsidRPr="00000000" w14:paraId="00000275">
      <w:pPr>
        <w:numPr>
          <w:ilvl w:val="0"/>
          <w:numId w:val="27"/>
        </w:numPr>
        <w:shd w:fill="ffffff" w:val="clear"/>
        <w:spacing w:after="0" w:afterAutospacing="0" w:lineRule="auto"/>
        <w:ind w:left="940" w:hanging="360"/>
      </w:pPr>
      <w:r w:rsidDel="00000000" w:rsidR="00000000" w:rsidRPr="00000000">
        <w:rPr>
          <w:sz w:val="21"/>
          <w:szCs w:val="21"/>
          <w:rtl w:val="0"/>
        </w:rPr>
        <w:t xml:space="preserve">A knowledge system that makes Paige's training content, curriculum modules, and partnership context accessible to agents</w:t>
      </w:r>
    </w:p>
    <w:p w:rsidR="00000000" w:rsidDel="00000000" w:rsidP="00000000" w:rsidRDefault="00000000" w:rsidRPr="00000000" w14:paraId="00000276">
      <w:pPr>
        <w:numPr>
          <w:ilvl w:val="0"/>
          <w:numId w:val="27"/>
        </w:numPr>
        <w:shd w:fill="ffffff" w:val="clear"/>
        <w:spacing w:after="0" w:afterAutospacing="0" w:lineRule="auto"/>
        <w:ind w:left="940" w:hanging="360"/>
      </w:pPr>
      <w:r w:rsidDel="00000000" w:rsidR="00000000" w:rsidRPr="00000000">
        <w:rPr>
          <w:sz w:val="21"/>
          <w:szCs w:val="21"/>
          <w:rtl w:val="0"/>
        </w:rPr>
        <w:t xml:space="preserve">A communication layer so you can interact naturally - chat, voice, Slack, whatever works for you two</w:t>
      </w:r>
    </w:p>
    <w:p w:rsidR="00000000" w:rsidDel="00000000" w:rsidP="00000000" w:rsidRDefault="00000000" w:rsidRPr="00000000" w14:paraId="00000277">
      <w:pPr>
        <w:numPr>
          <w:ilvl w:val="0"/>
          <w:numId w:val="27"/>
        </w:numPr>
        <w:shd w:fill="ffffff" w:val="clear"/>
        <w:spacing w:after="140" w:lineRule="auto"/>
        <w:ind w:left="940" w:hanging="360"/>
      </w:pPr>
      <w:r w:rsidDel="00000000" w:rsidR="00000000" w:rsidRPr="00000000">
        <w:rPr>
          <w:sz w:val="21"/>
          <w:szCs w:val="21"/>
          <w:rtl w:val="0"/>
        </w:rPr>
        <w:t xml:space="preserve">A trust layer so nothing goes out without the right checkpoints (this was a concern we flagged in March - no defined approver in the content pipeline)</w:t>
      </w:r>
    </w:p>
    <w:p w:rsidR="00000000" w:rsidDel="00000000" w:rsidP="00000000" w:rsidRDefault="00000000" w:rsidRPr="00000000" w14:paraId="00000278">
      <w:pPr>
        <w:shd w:fill="ffffff" w:val="clear"/>
        <w:spacing w:after="240" w:lineRule="auto"/>
        <w:rPr>
          <w:sz w:val="21"/>
          <w:szCs w:val="21"/>
        </w:rPr>
      </w:pPr>
      <w:r w:rsidDel="00000000" w:rsidR="00000000" w:rsidRPr="00000000">
        <w:rPr>
          <w:sz w:val="21"/>
          <w:szCs w:val="21"/>
          <w:rtl w:val="0"/>
        </w:rPr>
        <w:t xml:space="preserve">Since the website is under revamp, that's fine. The agent layer doesn't depend on it - it'll adapt to whatever the site becomes.</w:t>
      </w:r>
    </w:p>
    <w:p w:rsidR="00000000" w:rsidDel="00000000" w:rsidP="00000000" w:rsidRDefault="00000000" w:rsidRPr="00000000" w14:paraId="0000027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harika Sarkar" w:id="5" w:date="2026-06-22T18:50:30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goes the roadmap image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smopuru@thebradburygroup.net_</w:t>
      </w:r>
    </w:p>
  </w:comment>
  <w:comment w:author="Sai Aparna Mopuru" w:id="0" w:date="2026-06-17T17:27:49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explain me these. How these will be useful ( each of it)</w:t>
      </w:r>
    </w:p>
  </w:comment>
  <w:comment w:author="Niharika Sarkar" w:id="1" w:date="2026-06-18T10:56:17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Keeping this chat open. Will Discuss</w:t>
      </w:r>
    </w:p>
  </w:comment>
  <w:comment w:author="Sai Aparna Mopuru" w:id="2" w:date="2026-06-17T17:29:41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just placed them as reference. But before sharing with Paige. we need to place our own assistants ( like columbus, Solomon AI assistant etc)</w:t>
      </w:r>
    </w:p>
  </w:comment>
  <w:comment w:author="Niharika Sarkar" w:id="3" w:date="2026-06-18T10:54:27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agents would be for navigational &amp; tracking purposes. Solomon Colombus etc would be the face-off. Not necessary we have to highlight as Agents but also can explain as data collection automated source.</w:t>
      </w:r>
    </w:p>
  </w:comment>
  <w:comment w:author="Sai Aparna Mopuru" w:id="4" w:date="2026-06-18T20:56:26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these are created specifically for data tracking, while creating??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2222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